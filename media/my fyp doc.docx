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6769" w:rsidRDefault="00726769" w:rsidP="00E467DC">
      <w:pPr>
        <w:pStyle w:val="Heading2"/>
        <w:numPr>
          <w:ilvl w:val="0"/>
          <w:numId w:val="0"/>
        </w:numPr>
      </w:pPr>
      <w:bookmarkStart w:id="0" w:name="_Toc408224650"/>
    </w:p>
    <w:p w:rsidR="00726769" w:rsidRDefault="00726769" w:rsidP="00204BA0">
      <w:pPr>
        <w:pStyle w:val="Heading2"/>
      </w:pPr>
      <w:bookmarkStart w:id="1" w:name="_Toc408224320"/>
      <w:bookmarkStart w:id="2" w:name="_Toc408224572"/>
      <w:bookmarkStart w:id="3" w:name="_Toc408224640"/>
      <w:bookmarkStart w:id="4" w:name="_Toc470009026"/>
      <w:bookmarkStart w:id="5" w:name="_Toc202555928"/>
      <w:r w:rsidRPr="0095107C">
        <w:t>Final Year Project Report</w:t>
      </w:r>
      <w:bookmarkEnd w:id="1"/>
      <w:bookmarkEnd w:id="2"/>
      <w:bookmarkEnd w:id="3"/>
      <w:bookmarkEnd w:id="4"/>
      <w:bookmarkEnd w:id="5"/>
    </w:p>
    <w:p w:rsidR="00E67804" w:rsidRPr="00E67804" w:rsidRDefault="00E67804" w:rsidP="00E67804">
      <w:pPr>
        <w:jc w:val="center"/>
      </w:pPr>
      <w:r>
        <w:t>(Research Based)</w:t>
      </w:r>
    </w:p>
    <w:p w:rsidR="00726769" w:rsidRPr="00AD274E" w:rsidRDefault="00726769" w:rsidP="00204BA0">
      <w:pPr>
        <w:pStyle w:val="Heading2"/>
      </w:pPr>
      <w:bookmarkStart w:id="6" w:name="_Toc408224321"/>
      <w:bookmarkStart w:id="7" w:name="_Toc408224573"/>
      <w:bookmarkStart w:id="8" w:name="_Toc408224641"/>
      <w:bookmarkStart w:id="9" w:name="_Toc470009027"/>
      <w:bookmarkStart w:id="10" w:name="_Toc202555929"/>
      <w:r w:rsidRPr="0095107C">
        <w:t>Project Name</w:t>
      </w:r>
      <w:bookmarkEnd w:id="6"/>
      <w:bookmarkEnd w:id="7"/>
      <w:bookmarkEnd w:id="8"/>
      <w:bookmarkEnd w:id="9"/>
      <w:bookmarkEnd w:id="10"/>
    </w:p>
    <w:p w:rsidR="00726769" w:rsidRPr="00AD274E" w:rsidRDefault="00726769" w:rsidP="00726769">
      <w:pPr>
        <w:jc w:val="center"/>
      </w:pPr>
      <w:r>
        <w:rPr>
          <w:noProof/>
        </w:rPr>
        <w:drawing>
          <wp:inline distT="0" distB="0" distL="0" distR="0" wp14:anchorId="659F0ADF" wp14:editId="2170FD68">
            <wp:extent cx="1000125" cy="981075"/>
            <wp:effectExtent l="19050" t="0" r="9525" b="0"/>
            <wp:docPr id="1" name="Picture 15" descr="C:\Users\ZAFAR KHAN\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ZAFAR KHAN\Desktop\logo.png"/>
                    <pic:cNvPicPr>
                      <a:picLocks noChangeAspect="1" noChangeArrowheads="1"/>
                    </pic:cNvPicPr>
                  </pic:nvPicPr>
                  <pic:blipFill>
                    <a:blip r:embed="rId7" cstate="print"/>
                    <a:srcRect/>
                    <a:stretch>
                      <a:fillRect/>
                    </a:stretch>
                  </pic:blipFill>
                  <pic:spPr bwMode="auto">
                    <a:xfrm>
                      <a:off x="0" y="0"/>
                      <a:ext cx="1000125" cy="981075"/>
                    </a:xfrm>
                    <a:prstGeom prst="rect">
                      <a:avLst/>
                    </a:prstGeom>
                    <a:noFill/>
                    <a:ln w="9525">
                      <a:noFill/>
                      <a:miter lim="800000"/>
                      <a:headEnd/>
                      <a:tailEnd/>
                    </a:ln>
                  </pic:spPr>
                </pic:pic>
              </a:graphicData>
            </a:graphic>
          </wp:inline>
        </w:drawing>
      </w:r>
    </w:p>
    <w:p w:rsidR="00726769" w:rsidRPr="0095107C" w:rsidRDefault="00726769" w:rsidP="00204BA0">
      <w:pPr>
        <w:pStyle w:val="Heading2"/>
      </w:pPr>
      <w:bookmarkStart w:id="11" w:name="_Toc408224322"/>
      <w:bookmarkStart w:id="12" w:name="_Toc408224574"/>
      <w:bookmarkStart w:id="13" w:name="_Toc408224642"/>
      <w:bookmarkStart w:id="14" w:name="_Toc470009028"/>
      <w:bookmarkStart w:id="15" w:name="_Toc202555930"/>
      <w:r w:rsidRPr="0095107C">
        <w:t>Project Advisor:</w:t>
      </w:r>
      <w:bookmarkEnd w:id="11"/>
      <w:bookmarkEnd w:id="12"/>
      <w:bookmarkEnd w:id="13"/>
      <w:bookmarkEnd w:id="14"/>
      <w:bookmarkEnd w:id="15"/>
    </w:p>
    <w:p w:rsidR="00726769" w:rsidRPr="00AD274E" w:rsidRDefault="00726769" w:rsidP="00726769">
      <w:pPr>
        <w:jc w:val="center"/>
        <w:rPr>
          <w:b/>
        </w:rPr>
      </w:pPr>
    </w:p>
    <w:p w:rsidR="00726769" w:rsidRPr="0095107C" w:rsidRDefault="00726769" w:rsidP="00204BA0">
      <w:pPr>
        <w:pStyle w:val="Heading2"/>
      </w:pPr>
      <w:bookmarkStart w:id="16" w:name="_Toc408224323"/>
      <w:bookmarkStart w:id="17" w:name="_Toc408224575"/>
      <w:bookmarkStart w:id="18" w:name="_Toc408224643"/>
      <w:bookmarkStart w:id="19" w:name="_Toc470009029"/>
      <w:bookmarkStart w:id="20" w:name="_Toc202555931"/>
      <w:r w:rsidRPr="0095107C">
        <w:t>Submitted By:</w:t>
      </w:r>
      <w:bookmarkEnd w:id="16"/>
      <w:bookmarkEnd w:id="17"/>
      <w:bookmarkEnd w:id="18"/>
      <w:bookmarkEnd w:id="19"/>
      <w:bookmarkEnd w:id="20"/>
    </w:p>
    <w:p w:rsidR="00726769" w:rsidRPr="00AD274E" w:rsidRDefault="00726769" w:rsidP="00726769">
      <w:pPr>
        <w:rPr>
          <w:b/>
          <w:sz w:val="24"/>
          <w:szCs w:val="24"/>
        </w:rPr>
      </w:pPr>
      <w:r w:rsidRPr="00AD274E">
        <w:rPr>
          <w:b/>
          <w:sz w:val="24"/>
          <w:szCs w:val="24"/>
        </w:rPr>
        <w:tab/>
      </w:r>
    </w:p>
    <w:p w:rsidR="00726769" w:rsidRPr="00AD274E" w:rsidRDefault="00726769" w:rsidP="00726769">
      <w:pPr>
        <w:rPr>
          <w:b/>
          <w:sz w:val="24"/>
          <w:szCs w:val="24"/>
        </w:rPr>
      </w:pPr>
    </w:p>
    <w:p w:rsidR="00726769" w:rsidRPr="0095107C" w:rsidRDefault="00726769" w:rsidP="00204BA0">
      <w:pPr>
        <w:pStyle w:val="Heading2"/>
      </w:pPr>
      <w:bookmarkStart w:id="21" w:name="_Toc408224324"/>
      <w:bookmarkStart w:id="22" w:name="_Toc408224576"/>
      <w:bookmarkStart w:id="23" w:name="_Toc408224644"/>
      <w:bookmarkStart w:id="24" w:name="_Toc470009030"/>
      <w:bookmarkStart w:id="25" w:name="_Toc202555932"/>
      <w:r w:rsidRPr="0095107C">
        <w:t>Session</w:t>
      </w:r>
      <w:bookmarkEnd w:id="21"/>
      <w:bookmarkEnd w:id="22"/>
      <w:bookmarkEnd w:id="23"/>
      <w:bookmarkEnd w:id="24"/>
      <w:bookmarkEnd w:id="25"/>
    </w:p>
    <w:p w:rsidR="00726769" w:rsidRDefault="002801CB" w:rsidP="00204BA0">
      <w:pPr>
        <w:pStyle w:val="Heading2"/>
      </w:pPr>
      <w:bookmarkStart w:id="26" w:name="_Toc202555933"/>
      <w:r>
        <w:t>2018-2023</w:t>
      </w:r>
      <w:bookmarkEnd w:id="26"/>
    </w:p>
    <w:p w:rsidR="002801CB" w:rsidRPr="002801CB" w:rsidRDefault="002801CB" w:rsidP="002801CB">
      <w:pPr>
        <w:jc w:val="center"/>
      </w:pPr>
      <w:r>
        <w:t>BS SE</w:t>
      </w:r>
    </w:p>
    <w:p w:rsidR="00726769" w:rsidRPr="00AD274E" w:rsidRDefault="00726769" w:rsidP="00204BA0">
      <w:pPr>
        <w:pStyle w:val="Heading2"/>
      </w:pPr>
      <w:bookmarkStart w:id="27" w:name="_Toc202555934"/>
      <w:bookmarkEnd w:id="27"/>
    </w:p>
    <w:p w:rsidR="00726769" w:rsidRPr="0095107C" w:rsidRDefault="00726769" w:rsidP="00204BA0">
      <w:pPr>
        <w:pStyle w:val="Heading2"/>
      </w:pPr>
      <w:bookmarkStart w:id="28" w:name="_Toc202555935"/>
      <w:bookmarkEnd w:id="28"/>
    </w:p>
    <w:p w:rsidR="00726769" w:rsidRPr="0095107C" w:rsidRDefault="00726769" w:rsidP="00204BA0">
      <w:pPr>
        <w:pStyle w:val="Heading2"/>
      </w:pPr>
      <w:bookmarkStart w:id="29" w:name="_Toc408224325"/>
      <w:bookmarkStart w:id="30" w:name="_Toc408224577"/>
      <w:bookmarkStart w:id="31" w:name="_Toc408224645"/>
      <w:bookmarkStart w:id="32" w:name="_Toc470009031"/>
      <w:bookmarkStart w:id="33" w:name="_Toc202555936"/>
      <w:r w:rsidRPr="0095107C">
        <w:t>University of Management and Technology</w:t>
      </w:r>
      <w:bookmarkEnd w:id="29"/>
      <w:bookmarkEnd w:id="30"/>
      <w:bookmarkEnd w:id="31"/>
      <w:bookmarkEnd w:id="32"/>
      <w:bookmarkEnd w:id="33"/>
    </w:p>
    <w:p w:rsidR="00726769" w:rsidRPr="0095107C" w:rsidRDefault="00726769" w:rsidP="00204BA0">
      <w:pPr>
        <w:pStyle w:val="Heading2"/>
      </w:pPr>
      <w:bookmarkStart w:id="34" w:name="_Toc408224326"/>
      <w:bookmarkStart w:id="35" w:name="_Toc408224578"/>
      <w:bookmarkStart w:id="36" w:name="_Toc408224646"/>
      <w:bookmarkStart w:id="37" w:name="_Toc470009032"/>
      <w:bookmarkStart w:id="38" w:name="_Toc202555937"/>
      <w:r w:rsidRPr="0095107C">
        <w:t>C-II Johar Town Lahore Pakistan</w:t>
      </w:r>
      <w:bookmarkEnd w:id="34"/>
      <w:bookmarkEnd w:id="35"/>
      <w:bookmarkEnd w:id="36"/>
      <w:bookmarkEnd w:id="37"/>
      <w:bookmarkEnd w:id="38"/>
    </w:p>
    <w:p w:rsidR="00726769" w:rsidRDefault="00726769" w:rsidP="00726769">
      <w:pPr>
        <w:rPr>
          <w:b/>
          <w:sz w:val="24"/>
          <w:szCs w:val="24"/>
        </w:rPr>
      </w:pPr>
      <w:r>
        <w:rPr>
          <w:b/>
          <w:sz w:val="24"/>
          <w:szCs w:val="24"/>
        </w:rPr>
        <w:br w:type="page"/>
      </w:r>
    </w:p>
    <w:p w:rsidR="00726769" w:rsidRPr="0095107C" w:rsidRDefault="00726769" w:rsidP="00204BA0">
      <w:pPr>
        <w:pStyle w:val="Heading2"/>
      </w:pPr>
      <w:bookmarkStart w:id="39" w:name="_Toc408224327"/>
      <w:bookmarkStart w:id="40" w:name="_Toc408224579"/>
      <w:bookmarkStart w:id="41" w:name="_Toc408224647"/>
      <w:bookmarkStart w:id="42" w:name="_Toc470009033"/>
      <w:bookmarkStart w:id="43" w:name="_Toc202555938"/>
      <w:r w:rsidRPr="0095107C">
        <w:lastRenderedPageBreak/>
        <w:t>Dedication</w:t>
      </w:r>
      <w:bookmarkEnd w:id="39"/>
      <w:bookmarkEnd w:id="40"/>
      <w:bookmarkEnd w:id="41"/>
      <w:bookmarkEnd w:id="42"/>
      <w:bookmarkEnd w:id="43"/>
    </w:p>
    <w:p w:rsidR="00726769" w:rsidRPr="00AD274E" w:rsidRDefault="00726769" w:rsidP="00726769">
      <w:pPr>
        <w:ind w:left="2160" w:firstLine="720"/>
        <w:rPr>
          <w:sz w:val="28"/>
          <w:szCs w:val="28"/>
        </w:rPr>
      </w:pPr>
    </w:p>
    <w:p w:rsidR="00726769" w:rsidRPr="00AD274E" w:rsidRDefault="00726769" w:rsidP="00726769">
      <w:pPr>
        <w:ind w:left="2160" w:firstLine="720"/>
        <w:rPr>
          <w:sz w:val="28"/>
          <w:szCs w:val="28"/>
        </w:rPr>
      </w:pPr>
    </w:p>
    <w:p w:rsidR="00726769" w:rsidRPr="00AD274E" w:rsidRDefault="00726769" w:rsidP="00726769">
      <w:pPr>
        <w:ind w:left="2160" w:firstLine="720"/>
        <w:rPr>
          <w:sz w:val="28"/>
          <w:szCs w:val="28"/>
        </w:rPr>
      </w:pPr>
    </w:p>
    <w:p w:rsidR="00726769" w:rsidRPr="00AD274E" w:rsidRDefault="00726769" w:rsidP="00726769">
      <w:pPr>
        <w:ind w:left="2160" w:firstLine="720"/>
        <w:rPr>
          <w:sz w:val="28"/>
          <w:szCs w:val="28"/>
        </w:rPr>
      </w:pPr>
    </w:p>
    <w:p w:rsidR="00726769" w:rsidRPr="00AD274E" w:rsidRDefault="00726769" w:rsidP="00726769">
      <w:pPr>
        <w:ind w:left="2160" w:firstLine="720"/>
        <w:rPr>
          <w:b/>
          <w:sz w:val="24"/>
          <w:szCs w:val="24"/>
        </w:rPr>
      </w:pPr>
    </w:p>
    <w:p w:rsidR="00726769" w:rsidRPr="00AD274E" w:rsidRDefault="00726769" w:rsidP="00726769">
      <w:pPr>
        <w:ind w:left="2160" w:firstLine="720"/>
        <w:rPr>
          <w:b/>
          <w:sz w:val="24"/>
          <w:szCs w:val="24"/>
        </w:rPr>
      </w:pPr>
    </w:p>
    <w:p w:rsidR="00726769" w:rsidRPr="00AD274E" w:rsidRDefault="00726769" w:rsidP="00726769">
      <w:pPr>
        <w:ind w:left="2160" w:firstLine="720"/>
        <w:rPr>
          <w:b/>
          <w:sz w:val="24"/>
          <w:szCs w:val="24"/>
        </w:rPr>
      </w:pPr>
    </w:p>
    <w:p w:rsidR="00726769" w:rsidRPr="00AD274E" w:rsidRDefault="00726769" w:rsidP="00726769">
      <w:pPr>
        <w:ind w:left="2160" w:firstLine="720"/>
        <w:rPr>
          <w:b/>
          <w:sz w:val="24"/>
          <w:szCs w:val="24"/>
        </w:rPr>
      </w:pPr>
    </w:p>
    <w:p w:rsidR="00726769" w:rsidRPr="00AD274E" w:rsidRDefault="00726769" w:rsidP="00726769">
      <w:pPr>
        <w:ind w:left="2160" w:firstLine="720"/>
        <w:rPr>
          <w:b/>
          <w:sz w:val="24"/>
          <w:szCs w:val="24"/>
        </w:rPr>
      </w:pPr>
    </w:p>
    <w:p w:rsidR="00726769" w:rsidRPr="00AD274E" w:rsidRDefault="00726769" w:rsidP="00726769">
      <w:pPr>
        <w:ind w:left="2160" w:firstLine="720"/>
        <w:rPr>
          <w:b/>
          <w:sz w:val="24"/>
          <w:szCs w:val="24"/>
        </w:rPr>
      </w:pPr>
    </w:p>
    <w:p w:rsidR="00726769" w:rsidRPr="00AD274E" w:rsidRDefault="00726769" w:rsidP="00726769">
      <w:pPr>
        <w:ind w:left="2160" w:firstLine="720"/>
        <w:rPr>
          <w:b/>
          <w:sz w:val="24"/>
          <w:szCs w:val="24"/>
        </w:rPr>
      </w:pPr>
    </w:p>
    <w:p w:rsidR="00726769" w:rsidRPr="00AD274E" w:rsidRDefault="00726769" w:rsidP="00726769">
      <w:pPr>
        <w:ind w:left="2160" w:firstLine="720"/>
        <w:rPr>
          <w:b/>
          <w:sz w:val="24"/>
          <w:szCs w:val="24"/>
        </w:rPr>
      </w:pPr>
    </w:p>
    <w:p w:rsidR="00726769" w:rsidRPr="00AD274E" w:rsidRDefault="00726769" w:rsidP="00726769">
      <w:pPr>
        <w:ind w:left="2160" w:firstLine="720"/>
        <w:rPr>
          <w:b/>
          <w:sz w:val="24"/>
          <w:szCs w:val="24"/>
        </w:rPr>
      </w:pPr>
    </w:p>
    <w:p w:rsidR="00726769" w:rsidRPr="00AD274E" w:rsidRDefault="00726769" w:rsidP="00726769">
      <w:pPr>
        <w:ind w:left="2160" w:firstLine="720"/>
        <w:rPr>
          <w:b/>
          <w:sz w:val="24"/>
          <w:szCs w:val="24"/>
        </w:rPr>
      </w:pPr>
    </w:p>
    <w:p w:rsidR="00726769" w:rsidRPr="00AD274E" w:rsidRDefault="00726769" w:rsidP="00726769">
      <w:pPr>
        <w:ind w:left="2160" w:firstLine="720"/>
        <w:rPr>
          <w:b/>
          <w:sz w:val="24"/>
          <w:szCs w:val="24"/>
        </w:rPr>
      </w:pPr>
    </w:p>
    <w:p w:rsidR="00726769" w:rsidRPr="00AD274E" w:rsidRDefault="00726769" w:rsidP="00726769">
      <w:pPr>
        <w:ind w:left="2160" w:firstLine="720"/>
        <w:rPr>
          <w:b/>
          <w:sz w:val="24"/>
          <w:szCs w:val="24"/>
        </w:rPr>
      </w:pPr>
    </w:p>
    <w:p w:rsidR="00726769" w:rsidRPr="00AD274E" w:rsidRDefault="00726769" w:rsidP="00726769">
      <w:pPr>
        <w:ind w:left="2160" w:firstLine="720"/>
        <w:rPr>
          <w:b/>
          <w:sz w:val="24"/>
          <w:szCs w:val="24"/>
        </w:rPr>
      </w:pPr>
    </w:p>
    <w:p w:rsidR="00726769" w:rsidRPr="00AD274E" w:rsidRDefault="00726769" w:rsidP="00726769">
      <w:pPr>
        <w:ind w:left="2160" w:firstLine="720"/>
        <w:rPr>
          <w:b/>
          <w:sz w:val="24"/>
          <w:szCs w:val="24"/>
        </w:rPr>
      </w:pPr>
    </w:p>
    <w:p w:rsidR="00726769" w:rsidRPr="00AD274E" w:rsidRDefault="00726769" w:rsidP="00726769">
      <w:pPr>
        <w:ind w:left="2160" w:firstLine="720"/>
        <w:rPr>
          <w:b/>
          <w:sz w:val="24"/>
          <w:szCs w:val="24"/>
        </w:rPr>
      </w:pPr>
    </w:p>
    <w:p w:rsidR="00726769" w:rsidRPr="00AD274E" w:rsidRDefault="00726769" w:rsidP="00726769">
      <w:pPr>
        <w:ind w:left="2160" w:firstLine="720"/>
        <w:rPr>
          <w:b/>
          <w:sz w:val="24"/>
          <w:szCs w:val="24"/>
        </w:rPr>
      </w:pPr>
    </w:p>
    <w:p w:rsidR="00726769" w:rsidRPr="00AD274E" w:rsidRDefault="00726769" w:rsidP="00726769">
      <w:pPr>
        <w:ind w:left="2160" w:firstLine="720"/>
        <w:rPr>
          <w:b/>
          <w:sz w:val="24"/>
          <w:szCs w:val="24"/>
        </w:rPr>
      </w:pPr>
    </w:p>
    <w:p w:rsidR="00726769" w:rsidRPr="00AD274E" w:rsidRDefault="00726769" w:rsidP="00726769">
      <w:pPr>
        <w:ind w:left="2160" w:firstLine="720"/>
        <w:rPr>
          <w:b/>
          <w:sz w:val="24"/>
          <w:szCs w:val="24"/>
        </w:rPr>
      </w:pPr>
    </w:p>
    <w:p w:rsidR="00726769" w:rsidRPr="00AD274E" w:rsidRDefault="00726769" w:rsidP="00204BA0">
      <w:pPr>
        <w:pStyle w:val="Heading2"/>
      </w:pPr>
      <w:bookmarkStart w:id="44" w:name="_Toc202555939"/>
      <w:bookmarkEnd w:id="44"/>
    </w:p>
    <w:p w:rsidR="00726769" w:rsidRDefault="00726769" w:rsidP="00204BA0">
      <w:pPr>
        <w:pStyle w:val="Heading2"/>
        <w:rPr>
          <w:ins w:id="45" w:author="8918" w:date="2015-08-27T15:24:00Z"/>
        </w:rPr>
      </w:pPr>
      <w:r w:rsidRPr="00AD274E">
        <w:br w:type="page"/>
      </w:r>
      <w:bookmarkStart w:id="46" w:name="_Toc408224328"/>
      <w:bookmarkStart w:id="47" w:name="_Toc408224580"/>
      <w:bookmarkStart w:id="48" w:name="_Toc408224648"/>
    </w:p>
    <w:p w:rsidR="00726769" w:rsidRPr="00A94809" w:rsidRDefault="004A1200" w:rsidP="00204BA0">
      <w:pPr>
        <w:pStyle w:val="Heading2"/>
        <w:rPr>
          <w:rPrChange w:id="49" w:author="8918" w:date="2015-08-27T15:25:00Z">
            <w:rPr>
              <w:rFonts w:cs="Times New Roman"/>
              <w:sz w:val="24"/>
              <w:szCs w:val="24"/>
            </w:rPr>
          </w:rPrChange>
        </w:rPr>
      </w:pPr>
      <w:bookmarkStart w:id="50" w:name="_Toc470009034"/>
      <w:bookmarkStart w:id="51" w:name="_Toc202555940"/>
      <w:r w:rsidRPr="004A1200">
        <w:rPr>
          <w:rPrChange w:id="52" w:author="8918" w:date="2015-08-27T15:25:00Z">
            <w:rPr>
              <w:rFonts w:ascii="Times New Roman" w:hAnsi="Times New Roman" w:cs="Times New Roman"/>
              <w:bCs w:val="0"/>
              <w:noProof w:val="0"/>
              <w:sz w:val="24"/>
              <w:szCs w:val="24"/>
            </w:rPr>
          </w:rPrChange>
        </w:rPr>
        <w:lastRenderedPageBreak/>
        <w:t>Final Approval</w:t>
      </w:r>
      <w:bookmarkEnd w:id="46"/>
      <w:bookmarkEnd w:id="47"/>
      <w:bookmarkEnd w:id="48"/>
      <w:bookmarkEnd w:id="50"/>
      <w:bookmarkEnd w:id="51"/>
    </w:p>
    <w:p w:rsidR="00726769" w:rsidRPr="0095107C" w:rsidRDefault="00726769" w:rsidP="00726769">
      <w:pPr>
        <w:rPr>
          <w:rFonts w:ascii="Book Antiqua" w:hAnsi="Book Antiqua"/>
          <w:b/>
        </w:rPr>
      </w:pPr>
    </w:p>
    <w:p w:rsidR="00726769" w:rsidRPr="0095107C" w:rsidRDefault="00726769" w:rsidP="00726769">
      <w:pPr>
        <w:rPr>
          <w:rFonts w:ascii="Book Antiqua" w:hAnsi="Book Antiqua"/>
          <w:b/>
        </w:rPr>
      </w:pPr>
    </w:p>
    <w:p w:rsidR="00726769" w:rsidRPr="0095107C" w:rsidRDefault="00726769" w:rsidP="00726769">
      <w:pPr>
        <w:rPr>
          <w:rFonts w:ascii="Book Antiqua" w:hAnsi="Book Antiqua"/>
          <w:b/>
        </w:rPr>
      </w:pPr>
    </w:p>
    <w:p w:rsidR="00726769" w:rsidRPr="0095107C" w:rsidRDefault="00726769" w:rsidP="00726769">
      <w:pPr>
        <w:rPr>
          <w:rFonts w:ascii="Book Antiqua" w:hAnsi="Book Antiqua"/>
        </w:rPr>
      </w:pPr>
      <w:r w:rsidRPr="0095107C">
        <w:rPr>
          <w:rFonts w:ascii="Book Antiqua" w:hAnsi="Book Antiqua"/>
          <w:b/>
        </w:rPr>
        <w:t>Panel of Examiners</w:t>
      </w:r>
    </w:p>
    <w:p w:rsidR="00726769" w:rsidRPr="0095107C" w:rsidRDefault="00726769" w:rsidP="00726769">
      <w:pPr>
        <w:rPr>
          <w:rFonts w:ascii="Book Antiqua" w:hAnsi="Book Antiqua"/>
        </w:rPr>
      </w:pPr>
    </w:p>
    <w:p w:rsidR="00726769" w:rsidRPr="0095107C" w:rsidRDefault="00726769" w:rsidP="00726769">
      <w:pPr>
        <w:pStyle w:val="ListParagraph"/>
        <w:numPr>
          <w:ilvl w:val="0"/>
          <w:numId w:val="13"/>
        </w:numPr>
        <w:rPr>
          <w:rFonts w:ascii="Book Antiqua" w:hAnsi="Book Antiqua"/>
        </w:rPr>
      </w:pPr>
      <w:r w:rsidRPr="0095107C">
        <w:rPr>
          <w:rFonts w:ascii="Book Antiqua" w:hAnsi="Book Antiqua"/>
          <w:b/>
        </w:rPr>
        <w:t>Head of Department</w:t>
      </w:r>
      <w:r w:rsidRPr="0095107C">
        <w:rPr>
          <w:rFonts w:ascii="Book Antiqua" w:hAnsi="Book Antiqua"/>
          <w:b/>
        </w:rPr>
        <w:tab/>
      </w:r>
      <w:r w:rsidRPr="0095107C">
        <w:rPr>
          <w:rFonts w:ascii="Book Antiqua" w:hAnsi="Book Antiqua"/>
        </w:rPr>
        <w:tab/>
      </w:r>
      <w:r w:rsidRPr="0095107C">
        <w:rPr>
          <w:rFonts w:ascii="Book Antiqua" w:hAnsi="Book Antiqua"/>
        </w:rPr>
        <w:tab/>
      </w:r>
      <w:r w:rsidRPr="0095107C">
        <w:rPr>
          <w:rFonts w:ascii="Book Antiqua" w:hAnsi="Book Antiqua"/>
        </w:rPr>
        <w:tab/>
      </w:r>
      <w:r w:rsidRPr="0095107C">
        <w:rPr>
          <w:rFonts w:ascii="Book Antiqua" w:hAnsi="Book Antiqua"/>
        </w:rPr>
        <w:tab/>
        <w:t>______________________</w:t>
      </w:r>
    </w:p>
    <w:p w:rsidR="00726769" w:rsidRPr="0095107C" w:rsidRDefault="00726769" w:rsidP="00726769">
      <w:pPr>
        <w:pStyle w:val="ListParagraph"/>
        <w:rPr>
          <w:rFonts w:ascii="Book Antiqua" w:hAnsi="Book Antiqua"/>
        </w:rPr>
      </w:pPr>
      <w:r w:rsidRPr="0095107C">
        <w:rPr>
          <w:rFonts w:ascii="Book Antiqua" w:hAnsi="Book Antiqua"/>
        </w:rPr>
        <w:t xml:space="preserve">Department of </w:t>
      </w:r>
      <w:r w:rsidR="0018201D">
        <w:rPr>
          <w:rFonts w:ascii="Book Antiqua" w:hAnsi="Book Antiqua"/>
        </w:rPr>
        <w:t>Software Engineering</w:t>
      </w:r>
      <w:r w:rsidRPr="0095107C">
        <w:rPr>
          <w:rFonts w:ascii="Book Antiqua" w:hAnsi="Book Antiqua"/>
        </w:rPr>
        <w:t xml:space="preserve"> </w:t>
      </w:r>
    </w:p>
    <w:p w:rsidR="0018201D" w:rsidRDefault="00726769" w:rsidP="00726769">
      <w:pPr>
        <w:pStyle w:val="ListParagraph"/>
        <w:rPr>
          <w:rFonts w:ascii="Book Antiqua" w:hAnsi="Book Antiqua"/>
        </w:rPr>
      </w:pPr>
      <w:r w:rsidRPr="0095107C">
        <w:rPr>
          <w:rFonts w:ascii="Book Antiqua" w:hAnsi="Book Antiqua"/>
        </w:rPr>
        <w:t>U</w:t>
      </w:r>
      <w:r w:rsidR="0018201D">
        <w:rPr>
          <w:rFonts w:ascii="Book Antiqua" w:hAnsi="Book Antiqua"/>
        </w:rPr>
        <w:t xml:space="preserve">niversity of </w:t>
      </w:r>
      <w:r w:rsidRPr="0095107C">
        <w:rPr>
          <w:rFonts w:ascii="Book Antiqua" w:hAnsi="Book Antiqua"/>
        </w:rPr>
        <w:t>M</w:t>
      </w:r>
      <w:r w:rsidR="0018201D">
        <w:rPr>
          <w:rFonts w:ascii="Book Antiqua" w:hAnsi="Book Antiqua"/>
        </w:rPr>
        <w:t xml:space="preserve">anagement and </w:t>
      </w:r>
      <w:r w:rsidRPr="0095107C">
        <w:rPr>
          <w:rFonts w:ascii="Book Antiqua" w:hAnsi="Book Antiqua"/>
        </w:rPr>
        <w:t>T</w:t>
      </w:r>
      <w:r w:rsidR="0018201D">
        <w:rPr>
          <w:rFonts w:ascii="Book Antiqua" w:hAnsi="Book Antiqua"/>
        </w:rPr>
        <w:t>echnology,</w:t>
      </w:r>
    </w:p>
    <w:p w:rsidR="00726769" w:rsidRPr="0095107C" w:rsidRDefault="00726769" w:rsidP="00726769">
      <w:pPr>
        <w:pStyle w:val="ListParagraph"/>
        <w:rPr>
          <w:rFonts w:ascii="Book Antiqua" w:hAnsi="Book Antiqua"/>
        </w:rPr>
      </w:pPr>
      <w:r w:rsidRPr="0095107C">
        <w:rPr>
          <w:rFonts w:ascii="Book Antiqua" w:hAnsi="Book Antiqua"/>
        </w:rPr>
        <w:t xml:space="preserve"> Lahore </w:t>
      </w:r>
    </w:p>
    <w:p w:rsidR="00726769" w:rsidRDefault="00726769" w:rsidP="00726769">
      <w:pPr>
        <w:pStyle w:val="ListParagraph"/>
        <w:rPr>
          <w:ins w:id="53" w:author="8918" w:date="2015-08-27T15:25:00Z"/>
          <w:rFonts w:ascii="Book Antiqua" w:hAnsi="Book Antiqua"/>
        </w:rPr>
      </w:pPr>
    </w:p>
    <w:p w:rsidR="00726769" w:rsidRDefault="00726769" w:rsidP="00726769">
      <w:pPr>
        <w:pStyle w:val="ListParagraph"/>
        <w:rPr>
          <w:rFonts w:ascii="Book Antiqua" w:hAnsi="Book Antiqua"/>
        </w:rPr>
      </w:pPr>
    </w:p>
    <w:p w:rsidR="00726769" w:rsidRDefault="00726769" w:rsidP="00726769">
      <w:pPr>
        <w:pStyle w:val="ListParagraph"/>
        <w:rPr>
          <w:ins w:id="54" w:author="8918" w:date="2015-08-27T15:24:00Z"/>
          <w:rFonts w:ascii="Book Antiqua" w:hAnsi="Book Antiqua"/>
        </w:rPr>
      </w:pPr>
    </w:p>
    <w:p w:rsidR="00726769" w:rsidRPr="0095107C" w:rsidRDefault="00726769" w:rsidP="00726769">
      <w:pPr>
        <w:pStyle w:val="ListParagraph"/>
        <w:rPr>
          <w:rFonts w:ascii="Book Antiqua" w:hAnsi="Book Antiqua"/>
        </w:rPr>
      </w:pPr>
    </w:p>
    <w:p w:rsidR="00726769" w:rsidRPr="0095107C" w:rsidRDefault="00726769" w:rsidP="00726769">
      <w:pPr>
        <w:pStyle w:val="ListParagraph"/>
        <w:numPr>
          <w:ilvl w:val="0"/>
          <w:numId w:val="13"/>
        </w:numPr>
        <w:rPr>
          <w:rFonts w:ascii="Book Antiqua" w:hAnsi="Book Antiqua"/>
        </w:rPr>
      </w:pPr>
      <w:r w:rsidRPr="0095107C">
        <w:rPr>
          <w:rFonts w:ascii="Book Antiqua" w:hAnsi="Book Antiqua"/>
          <w:b/>
        </w:rPr>
        <w:t xml:space="preserve">Program Director </w:t>
      </w:r>
      <w:proofErr w:type="gramStart"/>
      <w:r w:rsidRPr="0095107C">
        <w:rPr>
          <w:rFonts w:ascii="Book Antiqua" w:hAnsi="Book Antiqua"/>
          <w:b/>
        </w:rPr>
        <w:t>( Final</w:t>
      </w:r>
      <w:proofErr w:type="gramEnd"/>
      <w:r w:rsidRPr="0095107C">
        <w:rPr>
          <w:rFonts w:ascii="Book Antiqua" w:hAnsi="Book Antiqua"/>
          <w:b/>
        </w:rPr>
        <w:t xml:space="preserve"> Year Projects)</w:t>
      </w:r>
      <w:r w:rsidRPr="0095107C">
        <w:rPr>
          <w:rFonts w:ascii="Book Antiqua" w:hAnsi="Book Antiqua"/>
        </w:rPr>
        <w:tab/>
      </w:r>
      <w:r w:rsidRPr="0095107C">
        <w:rPr>
          <w:rFonts w:ascii="Book Antiqua" w:hAnsi="Book Antiqua"/>
        </w:rPr>
        <w:tab/>
        <w:t>______________________</w:t>
      </w:r>
    </w:p>
    <w:p w:rsidR="00726769" w:rsidRPr="0095107C" w:rsidRDefault="001145D4" w:rsidP="00726769">
      <w:pPr>
        <w:pStyle w:val="ListParagraph"/>
        <w:rPr>
          <w:rFonts w:ascii="Book Antiqua" w:hAnsi="Book Antiqua"/>
        </w:rPr>
      </w:pPr>
      <w:r>
        <w:rPr>
          <w:rFonts w:ascii="Book Antiqua" w:hAnsi="Book Antiqua"/>
        </w:rPr>
        <w:t>Department of Software Engineering</w:t>
      </w:r>
    </w:p>
    <w:p w:rsidR="001145D4" w:rsidRDefault="00726769" w:rsidP="00726769">
      <w:pPr>
        <w:pStyle w:val="ListParagraph"/>
        <w:rPr>
          <w:rFonts w:ascii="Book Antiqua" w:hAnsi="Book Antiqua"/>
        </w:rPr>
      </w:pPr>
      <w:r w:rsidRPr="0095107C">
        <w:rPr>
          <w:rFonts w:ascii="Book Antiqua" w:hAnsi="Book Antiqua"/>
        </w:rPr>
        <w:t>U</w:t>
      </w:r>
      <w:r w:rsidR="001145D4">
        <w:rPr>
          <w:rFonts w:ascii="Book Antiqua" w:hAnsi="Book Antiqua"/>
        </w:rPr>
        <w:t xml:space="preserve">niversity of </w:t>
      </w:r>
      <w:r w:rsidRPr="0095107C">
        <w:rPr>
          <w:rFonts w:ascii="Book Antiqua" w:hAnsi="Book Antiqua"/>
        </w:rPr>
        <w:t>M</w:t>
      </w:r>
      <w:r w:rsidR="001145D4">
        <w:rPr>
          <w:rFonts w:ascii="Book Antiqua" w:hAnsi="Book Antiqua"/>
        </w:rPr>
        <w:t xml:space="preserve">anagement and </w:t>
      </w:r>
      <w:r w:rsidRPr="0095107C">
        <w:rPr>
          <w:rFonts w:ascii="Book Antiqua" w:hAnsi="Book Antiqua"/>
        </w:rPr>
        <w:t>T</w:t>
      </w:r>
      <w:r w:rsidR="001145D4">
        <w:rPr>
          <w:rFonts w:ascii="Book Antiqua" w:hAnsi="Book Antiqua"/>
        </w:rPr>
        <w:t>echnology,</w:t>
      </w:r>
    </w:p>
    <w:p w:rsidR="00726769" w:rsidRPr="0095107C" w:rsidRDefault="00726769" w:rsidP="00726769">
      <w:pPr>
        <w:pStyle w:val="ListParagraph"/>
        <w:rPr>
          <w:rFonts w:ascii="Book Antiqua" w:hAnsi="Book Antiqua"/>
        </w:rPr>
      </w:pPr>
      <w:r w:rsidRPr="0095107C">
        <w:rPr>
          <w:rFonts w:ascii="Book Antiqua" w:hAnsi="Book Antiqua"/>
        </w:rPr>
        <w:t xml:space="preserve"> Lahore </w:t>
      </w:r>
    </w:p>
    <w:p w:rsidR="00726769" w:rsidRDefault="00726769" w:rsidP="00726769">
      <w:pPr>
        <w:pStyle w:val="ListParagraph"/>
        <w:rPr>
          <w:ins w:id="55" w:author="8918" w:date="2015-08-27T15:25:00Z"/>
          <w:rFonts w:ascii="Book Antiqua" w:hAnsi="Book Antiqua"/>
          <w:b/>
        </w:rPr>
      </w:pPr>
    </w:p>
    <w:p w:rsidR="00726769" w:rsidRDefault="00726769" w:rsidP="00726769">
      <w:pPr>
        <w:pStyle w:val="ListParagraph"/>
        <w:rPr>
          <w:ins w:id="56" w:author="8918" w:date="2015-08-27T15:24:00Z"/>
          <w:rFonts w:ascii="Book Antiqua" w:hAnsi="Book Antiqua"/>
          <w:b/>
        </w:rPr>
      </w:pPr>
    </w:p>
    <w:p w:rsidR="00726769" w:rsidRDefault="00726769" w:rsidP="00726769">
      <w:pPr>
        <w:pStyle w:val="ListParagraph"/>
        <w:rPr>
          <w:rFonts w:ascii="Book Antiqua" w:hAnsi="Book Antiqua"/>
          <w:b/>
        </w:rPr>
      </w:pPr>
    </w:p>
    <w:p w:rsidR="00726769" w:rsidRPr="0095107C" w:rsidRDefault="00726769" w:rsidP="00726769">
      <w:pPr>
        <w:pStyle w:val="ListParagraph"/>
        <w:rPr>
          <w:rFonts w:ascii="Book Antiqua" w:hAnsi="Book Antiqua"/>
          <w:b/>
        </w:rPr>
      </w:pPr>
    </w:p>
    <w:p w:rsidR="00726769" w:rsidRPr="006E1920" w:rsidRDefault="00726769" w:rsidP="00726769">
      <w:pPr>
        <w:pStyle w:val="ListParagraph"/>
        <w:numPr>
          <w:ilvl w:val="0"/>
          <w:numId w:val="13"/>
        </w:numPr>
        <w:rPr>
          <w:rFonts w:ascii="Book Antiqua" w:hAnsi="Book Antiqua"/>
          <w:b/>
        </w:rPr>
      </w:pPr>
      <w:r w:rsidRPr="0095107C">
        <w:rPr>
          <w:rFonts w:ascii="Book Antiqua" w:hAnsi="Book Antiqua"/>
          <w:b/>
        </w:rPr>
        <w:t xml:space="preserve">Supervisor </w:t>
      </w:r>
      <w:r w:rsidRPr="0095107C">
        <w:rPr>
          <w:rFonts w:ascii="Book Antiqua" w:hAnsi="Book Antiqua"/>
        </w:rPr>
        <w:t>______________________</w:t>
      </w:r>
    </w:p>
    <w:p w:rsidR="00726769" w:rsidRPr="006E1920" w:rsidRDefault="001145D4" w:rsidP="00726769">
      <w:pPr>
        <w:pStyle w:val="ListParagraph"/>
        <w:rPr>
          <w:rFonts w:ascii="Book Antiqua" w:hAnsi="Book Antiqua"/>
        </w:rPr>
      </w:pPr>
      <w:r>
        <w:rPr>
          <w:rFonts w:ascii="Book Antiqua" w:hAnsi="Book Antiqua"/>
        </w:rPr>
        <w:t>Department of Software Engineering</w:t>
      </w:r>
    </w:p>
    <w:p w:rsidR="001145D4" w:rsidRDefault="00726769" w:rsidP="00726769">
      <w:pPr>
        <w:pStyle w:val="ListParagraph"/>
        <w:rPr>
          <w:rFonts w:ascii="Book Antiqua" w:hAnsi="Book Antiqua"/>
        </w:rPr>
      </w:pPr>
      <w:r w:rsidRPr="006E1920">
        <w:rPr>
          <w:rFonts w:ascii="Book Antiqua" w:hAnsi="Book Antiqua"/>
        </w:rPr>
        <w:t>U</w:t>
      </w:r>
      <w:r w:rsidR="001145D4">
        <w:rPr>
          <w:rFonts w:ascii="Book Antiqua" w:hAnsi="Book Antiqua"/>
        </w:rPr>
        <w:t xml:space="preserve">niversity of </w:t>
      </w:r>
      <w:r w:rsidRPr="006E1920">
        <w:rPr>
          <w:rFonts w:ascii="Book Antiqua" w:hAnsi="Book Antiqua"/>
        </w:rPr>
        <w:t>M</w:t>
      </w:r>
      <w:r w:rsidR="001145D4">
        <w:rPr>
          <w:rFonts w:ascii="Book Antiqua" w:hAnsi="Book Antiqua"/>
        </w:rPr>
        <w:t xml:space="preserve">anagement and </w:t>
      </w:r>
      <w:r w:rsidRPr="006E1920">
        <w:rPr>
          <w:rFonts w:ascii="Book Antiqua" w:hAnsi="Book Antiqua"/>
        </w:rPr>
        <w:t>T</w:t>
      </w:r>
      <w:r w:rsidR="001145D4">
        <w:rPr>
          <w:rFonts w:ascii="Book Antiqua" w:hAnsi="Book Antiqua"/>
        </w:rPr>
        <w:t>echnology,</w:t>
      </w:r>
    </w:p>
    <w:p w:rsidR="00726769" w:rsidRPr="006E1920" w:rsidRDefault="00726769" w:rsidP="00726769">
      <w:pPr>
        <w:pStyle w:val="ListParagraph"/>
        <w:rPr>
          <w:rFonts w:ascii="Book Antiqua" w:hAnsi="Book Antiqua"/>
        </w:rPr>
      </w:pPr>
      <w:r w:rsidRPr="006E1920">
        <w:rPr>
          <w:rFonts w:ascii="Book Antiqua" w:hAnsi="Book Antiqua"/>
        </w:rPr>
        <w:t xml:space="preserve"> Lahore</w:t>
      </w:r>
    </w:p>
    <w:p w:rsidR="00726769" w:rsidRDefault="00726769" w:rsidP="00726769">
      <w:pPr>
        <w:pStyle w:val="ListParagraph"/>
        <w:rPr>
          <w:rFonts w:ascii="Book Antiqua" w:hAnsi="Book Antiqua"/>
          <w:b/>
        </w:rPr>
      </w:pPr>
    </w:p>
    <w:p w:rsidR="00726769" w:rsidRDefault="00726769" w:rsidP="00726769">
      <w:pPr>
        <w:pStyle w:val="ListParagraph"/>
        <w:rPr>
          <w:ins w:id="57" w:author="8918" w:date="2015-08-27T15:25:00Z"/>
          <w:rFonts w:ascii="Book Antiqua" w:hAnsi="Book Antiqua"/>
          <w:b/>
        </w:rPr>
      </w:pPr>
    </w:p>
    <w:p w:rsidR="00726769" w:rsidRDefault="00726769" w:rsidP="00726769">
      <w:pPr>
        <w:pStyle w:val="ListParagraph"/>
        <w:rPr>
          <w:ins w:id="58" w:author="8918" w:date="2015-08-27T15:24:00Z"/>
          <w:rFonts w:ascii="Book Antiqua" w:hAnsi="Book Antiqua"/>
          <w:b/>
        </w:rPr>
      </w:pPr>
    </w:p>
    <w:p w:rsidR="00726769" w:rsidRPr="006E1920" w:rsidRDefault="00726769" w:rsidP="00726769">
      <w:pPr>
        <w:pStyle w:val="ListParagraph"/>
        <w:rPr>
          <w:rFonts w:ascii="Book Antiqua" w:hAnsi="Book Antiqua"/>
          <w:b/>
        </w:rPr>
      </w:pPr>
    </w:p>
    <w:p w:rsidR="00726769" w:rsidRPr="0095107C" w:rsidRDefault="00726769" w:rsidP="00726769">
      <w:pPr>
        <w:pStyle w:val="ListParagraph"/>
        <w:numPr>
          <w:ilvl w:val="0"/>
          <w:numId w:val="13"/>
        </w:numPr>
        <w:rPr>
          <w:rFonts w:ascii="Book Antiqua" w:hAnsi="Book Antiqua"/>
          <w:b/>
        </w:rPr>
      </w:pPr>
      <w:r>
        <w:rPr>
          <w:rFonts w:ascii="Book Antiqua" w:hAnsi="Book Antiqua"/>
          <w:b/>
        </w:rPr>
        <w:t>Co-</w:t>
      </w:r>
      <w:r w:rsidRPr="0095107C">
        <w:rPr>
          <w:rFonts w:ascii="Book Antiqua" w:hAnsi="Book Antiqua"/>
          <w:b/>
        </w:rPr>
        <w:t xml:space="preserve">Supervisor </w:t>
      </w:r>
      <w:r w:rsidRPr="0095107C">
        <w:rPr>
          <w:rFonts w:ascii="Book Antiqua" w:hAnsi="Book Antiqua"/>
        </w:rPr>
        <w:t>______________________</w:t>
      </w:r>
    </w:p>
    <w:p w:rsidR="00726769" w:rsidRPr="0095107C" w:rsidRDefault="00726769" w:rsidP="00726769">
      <w:pPr>
        <w:pStyle w:val="ListParagraph"/>
        <w:rPr>
          <w:rFonts w:ascii="Book Antiqua" w:hAnsi="Book Antiqua"/>
        </w:rPr>
      </w:pPr>
    </w:p>
    <w:p w:rsidR="00726769" w:rsidRPr="0095107C" w:rsidRDefault="00726769" w:rsidP="00726769">
      <w:pPr>
        <w:pStyle w:val="ListParagraph"/>
        <w:rPr>
          <w:rFonts w:ascii="Book Antiqua" w:hAnsi="Book Antiqua"/>
        </w:rPr>
      </w:pPr>
    </w:p>
    <w:p w:rsidR="00726769" w:rsidRPr="0095107C" w:rsidRDefault="00726769" w:rsidP="00726769">
      <w:pPr>
        <w:pStyle w:val="ListParagraph"/>
        <w:rPr>
          <w:rFonts w:ascii="Book Antiqua" w:hAnsi="Book Antiqua"/>
        </w:rPr>
      </w:pPr>
    </w:p>
    <w:p w:rsidR="00726769" w:rsidRPr="0095107C" w:rsidDel="0000096F" w:rsidRDefault="00726769" w:rsidP="00726769">
      <w:pPr>
        <w:pStyle w:val="ListParagraph"/>
        <w:numPr>
          <w:ilvl w:val="0"/>
          <w:numId w:val="11"/>
        </w:numPr>
        <w:rPr>
          <w:del w:id="59" w:author="8918" w:date="2015-08-27T15:22:00Z"/>
          <w:rFonts w:ascii="Book Antiqua" w:hAnsi="Book Antiqua"/>
        </w:rPr>
      </w:pPr>
      <w:del w:id="60" w:author="8918" w:date="2015-08-27T15:22:00Z">
        <w:r w:rsidRPr="0095107C" w:rsidDel="0000096F">
          <w:rPr>
            <w:rFonts w:ascii="Book Antiqua" w:hAnsi="Book Antiqua"/>
            <w:b/>
          </w:rPr>
          <w:delText>External Examiner</w:delText>
        </w:r>
        <w:r w:rsidRPr="0095107C" w:rsidDel="0000096F">
          <w:rPr>
            <w:rFonts w:ascii="Book Antiqua" w:hAnsi="Book Antiqua"/>
            <w:b/>
          </w:rPr>
          <w:tab/>
        </w:r>
        <w:r w:rsidRPr="0095107C" w:rsidDel="0000096F">
          <w:rPr>
            <w:rFonts w:ascii="Book Antiqua" w:hAnsi="Book Antiqua"/>
            <w:b/>
          </w:rPr>
          <w:tab/>
        </w:r>
        <w:r w:rsidRPr="0095107C" w:rsidDel="0000096F">
          <w:rPr>
            <w:rFonts w:ascii="Book Antiqua" w:hAnsi="Book Antiqua"/>
            <w:b/>
          </w:rPr>
          <w:tab/>
        </w:r>
        <w:r w:rsidRPr="0095107C" w:rsidDel="0000096F">
          <w:rPr>
            <w:rFonts w:ascii="Book Antiqua" w:hAnsi="Book Antiqua"/>
            <w:b/>
          </w:rPr>
          <w:tab/>
        </w:r>
        <w:r w:rsidRPr="0095107C" w:rsidDel="0000096F">
          <w:rPr>
            <w:rFonts w:ascii="Book Antiqua" w:hAnsi="Book Antiqua"/>
            <w:b/>
          </w:rPr>
          <w:tab/>
          <w:delText>______________________</w:delText>
        </w:r>
      </w:del>
    </w:p>
    <w:p w:rsidR="00726769" w:rsidRPr="0095107C" w:rsidDel="0000096F" w:rsidRDefault="00726769" w:rsidP="00726769">
      <w:pPr>
        <w:pStyle w:val="ListParagraph"/>
        <w:rPr>
          <w:del w:id="61" w:author="8918" w:date="2015-08-27T15:22:00Z"/>
          <w:rFonts w:ascii="Book Antiqua" w:hAnsi="Book Antiqua"/>
        </w:rPr>
      </w:pPr>
      <w:del w:id="62" w:author="8918" w:date="2015-08-27T15:22:00Z">
        <w:r w:rsidRPr="0095107C" w:rsidDel="0000096F">
          <w:rPr>
            <w:rFonts w:ascii="Book Antiqua" w:hAnsi="Book Antiqua"/>
          </w:rPr>
          <w:tab/>
        </w:r>
      </w:del>
    </w:p>
    <w:p w:rsidR="00726769" w:rsidRPr="0095107C" w:rsidDel="0000096F" w:rsidRDefault="00726769" w:rsidP="00726769">
      <w:pPr>
        <w:pStyle w:val="ListParagraph"/>
        <w:rPr>
          <w:del w:id="63" w:author="8918" w:date="2015-08-27T15:22:00Z"/>
          <w:rFonts w:ascii="Book Antiqua" w:hAnsi="Book Antiqua"/>
        </w:rPr>
      </w:pPr>
    </w:p>
    <w:p w:rsidR="00726769" w:rsidRPr="0095107C" w:rsidDel="0000096F" w:rsidRDefault="00726769" w:rsidP="00726769">
      <w:pPr>
        <w:pStyle w:val="ListParagraph"/>
        <w:rPr>
          <w:del w:id="64" w:author="8918" w:date="2015-08-27T15:22:00Z"/>
          <w:rFonts w:ascii="Book Antiqua" w:hAnsi="Book Antiqua"/>
        </w:rPr>
      </w:pPr>
      <w:del w:id="65" w:author="8918" w:date="2015-08-27T15:22:00Z">
        <w:r w:rsidRPr="0095107C" w:rsidDel="0000096F">
          <w:rPr>
            <w:rFonts w:ascii="Book Antiqua" w:hAnsi="Book Antiqua"/>
          </w:rPr>
          <w:tab/>
        </w:r>
        <w:r w:rsidRPr="0095107C" w:rsidDel="0000096F">
          <w:rPr>
            <w:rFonts w:ascii="Book Antiqua" w:hAnsi="Book Antiqua"/>
          </w:rPr>
          <w:tab/>
        </w:r>
        <w:r w:rsidRPr="0095107C" w:rsidDel="0000096F">
          <w:rPr>
            <w:rFonts w:ascii="Book Antiqua" w:hAnsi="Book Antiqua"/>
          </w:rPr>
          <w:tab/>
        </w:r>
        <w:r w:rsidRPr="0095107C" w:rsidDel="0000096F">
          <w:rPr>
            <w:rFonts w:ascii="Book Antiqua" w:hAnsi="Book Antiqua"/>
          </w:rPr>
          <w:tab/>
        </w:r>
      </w:del>
    </w:p>
    <w:p w:rsidR="00726769" w:rsidRPr="0095107C" w:rsidDel="0000096F" w:rsidRDefault="00726769" w:rsidP="00726769">
      <w:pPr>
        <w:pStyle w:val="ListParagraph"/>
        <w:numPr>
          <w:ilvl w:val="0"/>
          <w:numId w:val="11"/>
        </w:numPr>
        <w:rPr>
          <w:del w:id="66" w:author="8918" w:date="2015-08-27T15:22:00Z"/>
          <w:rFonts w:ascii="Book Antiqua" w:hAnsi="Book Antiqua"/>
          <w:b/>
        </w:rPr>
      </w:pPr>
      <w:del w:id="67" w:author="8918" w:date="2015-08-27T15:22:00Z">
        <w:r w:rsidRPr="0095107C" w:rsidDel="0000096F">
          <w:rPr>
            <w:rFonts w:ascii="Book Antiqua" w:hAnsi="Book Antiqua"/>
            <w:b/>
          </w:rPr>
          <w:delText xml:space="preserve">Controller of Examinations </w:delText>
        </w:r>
        <w:r w:rsidRPr="0095107C" w:rsidDel="0000096F">
          <w:rPr>
            <w:rFonts w:ascii="Book Antiqua" w:hAnsi="Book Antiqua"/>
            <w:b/>
          </w:rPr>
          <w:tab/>
        </w:r>
        <w:r w:rsidRPr="0095107C" w:rsidDel="0000096F">
          <w:rPr>
            <w:rFonts w:ascii="Book Antiqua" w:hAnsi="Book Antiqua"/>
            <w:b/>
          </w:rPr>
          <w:tab/>
        </w:r>
        <w:r w:rsidRPr="0095107C" w:rsidDel="0000096F">
          <w:rPr>
            <w:rFonts w:ascii="Book Antiqua" w:hAnsi="Book Antiqua"/>
            <w:b/>
          </w:rPr>
          <w:tab/>
        </w:r>
        <w:r w:rsidRPr="0095107C" w:rsidDel="0000096F">
          <w:rPr>
            <w:rFonts w:ascii="Book Antiqua" w:hAnsi="Book Antiqua"/>
            <w:b/>
          </w:rPr>
          <w:tab/>
          <w:delText>______________________</w:delText>
        </w:r>
      </w:del>
    </w:p>
    <w:p w:rsidR="00D5326A" w:rsidRDefault="001B6474" w:rsidP="00D5326A">
      <w:pPr>
        <w:pStyle w:val="Heading1"/>
        <w:numPr>
          <w:ilvl w:val="0"/>
          <w:numId w:val="0"/>
        </w:numPr>
      </w:pPr>
      <w:bookmarkStart w:id="68" w:name="_Toc202555941"/>
      <w:r>
        <w:lastRenderedPageBreak/>
        <w:t>Acknowledgements</w:t>
      </w:r>
      <w:bookmarkEnd w:id="68"/>
    </w:p>
    <w:p w:rsidR="00726769" w:rsidRPr="00AD274E" w:rsidRDefault="00726769" w:rsidP="00B35E86">
      <w:pPr>
        <w:ind w:left="2160" w:firstLine="720"/>
        <w:jc w:val="left"/>
        <w:rPr>
          <w:b/>
          <w:sz w:val="24"/>
          <w:szCs w:val="24"/>
        </w:rPr>
      </w:pPr>
    </w:p>
    <w:p w:rsidR="00726769" w:rsidRDefault="003C2DCE" w:rsidP="00C15158">
      <w:pPr>
        <w:ind w:left="720"/>
        <w:rPr>
          <w:sz w:val="24"/>
          <w:szCs w:val="24"/>
        </w:rPr>
      </w:pPr>
      <w:r>
        <w:rPr>
          <w:sz w:val="24"/>
          <w:szCs w:val="24"/>
        </w:rPr>
        <w:t>In the name of Allah, the Compassionate, the Merciful. All praise be to Allah, the Lord of universe and peace and blessing upon Prophet Muhammad (P.B.U.H), and his household and noble companions.</w:t>
      </w:r>
    </w:p>
    <w:p w:rsidR="00C15158" w:rsidRDefault="003C2DCE" w:rsidP="00C15158">
      <w:pPr>
        <w:pStyle w:val="NormalWeb"/>
        <w:ind w:left="360"/>
        <w:jc w:val="both"/>
      </w:pPr>
      <w:r>
        <w:t>We would like to thanks Allah Almighty who made us able to complete our final year project “</w:t>
      </w:r>
      <w:r w:rsidRPr="00330CC9">
        <w:t>Heart Disease Prediction System and Consultancy”</w:t>
      </w:r>
      <w:r w:rsidR="00330CC9">
        <w:t xml:space="preserve"> with patience and hard work. After Allah Almighty we would like to thanks our project advisor “Mam Halima </w:t>
      </w:r>
      <w:proofErr w:type="gramStart"/>
      <w:r w:rsidR="000D7479">
        <w:t>Jamil</w:t>
      </w:r>
      <w:r w:rsidR="00330CC9">
        <w:t>“</w:t>
      </w:r>
      <w:r w:rsidR="000D7479">
        <w:t xml:space="preserve"> </w:t>
      </w:r>
      <w:r w:rsidR="00330CC9">
        <w:t xml:space="preserve"> </w:t>
      </w:r>
      <w:proofErr w:type="gramEnd"/>
      <w:r w:rsidR="00330CC9">
        <w:t xml:space="preserve">and our co advisor </w:t>
      </w:r>
      <w:r w:rsidR="000D7479">
        <w:t>“Mam</w:t>
      </w:r>
      <w:r w:rsidR="00330CC9">
        <w:t xml:space="preserve"> Maria </w:t>
      </w:r>
      <w:proofErr w:type="spellStart"/>
      <w:r w:rsidR="00330CC9">
        <w:t>Tauqeer</w:t>
      </w:r>
      <w:proofErr w:type="spellEnd"/>
      <w:r w:rsidR="00330CC9">
        <w:t>” who helped us throughout the project with their guidance and mentorship. They shaped our project into a valuable product by their suggestions and quality feedback on our work continuously during last one year. We are also thankful to our department Software Engineering who gave us a quality environment for doing this project and for providing the needed equipment’s and facilities for doing this project.</w:t>
      </w:r>
    </w:p>
    <w:p w:rsidR="003C2DCE" w:rsidRPr="000D7479" w:rsidRDefault="00330CC9" w:rsidP="00C15158">
      <w:pPr>
        <w:pStyle w:val="NormalWeb"/>
        <w:ind w:left="360"/>
        <w:jc w:val="both"/>
      </w:pPr>
      <w:r>
        <w:br/>
        <w:t xml:space="preserve">A special thanks to our parents who supported us in this project journey for their prayers and love. We would like to thanks each other all three group members Abdullah, </w:t>
      </w:r>
      <w:proofErr w:type="spellStart"/>
      <w:r>
        <w:t>Ibtehaj</w:t>
      </w:r>
      <w:proofErr w:type="spellEnd"/>
      <w:r>
        <w:t xml:space="preserve"> </w:t>
      </w:r>
      <w:proofErr w:type="spellStart"/>
      <w:r>
        <w:t>ul</w:t>
      </w:r>
      <w:proofErr w:type="spellEnd"/>
      <w:r>
        <w:t xml:space="preserve"> </w:t>
      </w:r>
      <w:proofErr w:type="spellStart"/>
      <w:r>
        <w:t>Haq</w:t>
      </w:r>
      <w:proofErr w:type="spellEnd"/>
      <w:r>
        <w:t xml:space="preserve"> and Muhammad Kamran for the cooperation and collaboration for doing this successful project</w:t>
      </w:r>
      <w:r w:rsidR="000D7479">
        <w:t xml:space="preserve"> because without this type of great cooperative environment we could never able to complete this project.</w:t>
      </w:r>
    </w:p>
    <w:p w:rsidR="003C2DCE" w:rsidRPr="003C2DCE" w:rsidRDefault="003C2DCE" w:rsidP="003C2DCE">
      <w:pPr>
        <w:ind w:left="720"/>
        <w:rPr>
          <w:sz w:val="24"/>
          <w:szCs w:val="24"/>
        </w:rPr>
      </w:pPr>
    </w:p>
    <w:p w:rsidR="00726769" w:rsidRPr="00AD274E" w:rsidRDefault="00726769" w:rsidP="00726769">
      <w:pPr>
        <w:autoSpaceDE/>
        <w:autoSpaceDN/>
        <w:spacing w:after="200" w:line="276" w:lineRule="auto"/>
      </w:pPr>
    </w:p>
    <w:p w:rsidR="00726769" w:rsidRPr="00AD274E" w:rsidRDefault="00726769" w:rsidP="00726769">
      <w:pPr>
        <w:autoSpaceDE/>
        <w:autoSpaceDN/>
        <w:spacing w:after="200" w:line="276" w:lineRule="auto"/>
      </w:pPr>
    </w:p>
    <w:p w:rsidR="00726769" w:rsidRPr="00AD274E" w:rsidRDefault="00726769" w:rsidP="00726769">
      <w:pPr>
        <w:autoSpaceDE/>
        <w:autoSpaceDN/>
        <w:spacing w:after="200" w:line="276" w:lineRule="auto"/>
      </w:pPr>
    </w:p>
    <w:p w:rsidR="00726769" w:rsidRPr="00AD274E" w:rsidRDefault="00726769" w:rsidP="00726769">
      <w:pPr>
        <w:autoSpaceDE/>
        <w:autoSpaceDN/>
        <w:spacing w:after="200" w:line="276" w:lineRule="auto"/>
      </w:pPr>
    </w:p>
    <w:p w:rsidR="00726769" w:rsidRPr="00AD274E" w:rsidRDefault="00726769" w:rsidP="00726769">
      <w:pPr>
        <w:autoSpaceDE/>
        <w:autoSpaceDN/>
        <w:spacing w:after="200" w:line="276" w:lineRule="auto"/>
      </w:pPr>
    </w:p>
    <w:p w:rsidR="00726769" w:rsidRPr="00AD274E" w:rsidRDefault="00726769" w:rsidP="00726769">
      <w:pPr>
        <w:autoSpaceDE/>
        <w:autoSpaceDN/>
        <w:spacing w:after="200" w:line="276" w:lineRule="auto"/>
      </w:pPr>
    </w:p>
    <w:p w:rsidR="00726769" w:rsidRPr="00AD274E" w:rsidRDefault="00726769" w:rsidP="00726769">
      <w:pPr>
        <w:autoSpaceDE/>
        <w:autoSpaceDN/>
        <w:spacing w:after="200" w:line="276" w:lineRule="auto"/>
      </w:pPr>
    </w:p>
    <w:p w:rsidR="00726769" w:rsidRPr="00AD274E" w:rsidRDefault="00726769" w:rsidP="00726769">
      <w:pPr>
        <w:autoSpaceDE/>
        <w:autoSpaceDN/>
        <w:spacing w:after="200" w:line="276" w:lineRule="auto"/>
      </w:pPr>
    </w:p>
    <w:p w:rsidR="00726769" w:rsidRPr="00AD274E" w:rsidRDefault="00726769" w:rsidP="00726769">
      <w:pPr>
        <w:autoSpaceDE/>
        <w:autoSpaceDN/>
        <w:spacing w:after="200" w:line="276" w:lineRule="auto"/>
      </w:pPr>
    </w:p>
    <w:p w:rsidR="00726769" w:rsidRPr="00AD274E" w:rsidRDefault="00726769" w:rsidP="00726769">
      <w:pPr>
        <w:autoSpaceDE/>
        <w:autoSpaceDN/>
        <w:spacing w:after="200" w:line="276" w:lineRule="auto"/>
      </w:pPr>
    </w:p>
    <w:p w:rsidR="00726769" w:rsidRPr="00AD274E" w:rsidRDefault="00726769" w:rsidP="001F5199">
      <w:pPr>
        <w:autoSpaceDE/>
        <w:autoSpaceDN/>
        <w:spacing w:after="200" w:line="276" w:lineRule="auto"/>
        <w:rPr>
          <w:b/>
          <w:bCs/>
          <w:noProof/>
          <w:sz w:val="28"/>
          <w:szCs w:val="28"/>
        </w:rPr>
      </w:pPr>
      <w:r>
        <w:br w:type="page"/>
      </w:r>
    </w:p>
    <w:p w:rsidR="001340F4" w:rsidRDefault="001340F4" w:rsidP="001340F4">
      <w:pPr>
        <w:pStyle w:val="Heading1"/>
        <w:numPr>
          <w:ilvl w:val="0"/>
          <w:numId w:val="0"/>
        </w:numPr>
      </w:pPr>
      <w:bookmarkStart w:id="69" w:name="_Toc202555942"/>
      <w:r>
        <w:lastRenderedPageBreak/>
        <w:t>Abstract</w:t>
      </w:r>
      <w:bookmarkEnd w:id="69"/>
    </w:p>
    <w:p w:rsidR="001340F4" w:rsidRPr="00B35E86" w:rsidRDefault="0068231C" w:rsidP="0068231C">
      <w:pPr>
        <w:rPr>
          <w:sz w:val="24"/>
          <w:szCs w:val="24"/>
        </w:rPr>
      </w:pPr>
      <w:r w:rsidRPr="00B35E86">
        <w:rPr>
          <w:sz w:val="24"/>
          <w:szCs w:val="24"/>
        </w:rPr>
        <w:t xml:space="preserve">Heart Disease Prediction System and Consultancy is a web based project which is helpful in the detection of heart failure at the early stage by getting some details of patient related to heart disease by using the machine learning techniques. This system is specially designed for backward and remote areas where people are not well aligned with the checkup routine. They will give the basic parameters as input related to health like blood pressure, cholesterol level and heart rate. Patient will upload the detail after signup and then according to the detail our AI based system will work by machine learning model and tell them the heart failure risk and also suggest them the nearest </w:t>
      </w:r>
      <w:r w:rsidR="00B35E86" w:rsidRPr="00B35E86">
        <w:rPr>
          <w:sz w:val="24"/>
          <w:szCs w:val="24"/>
        </w:rPr>
        <w:t xml:space="preserve">doctor based on patient location for further checkup as it has doctor dashboard were online consultancy will also be provided. This system will make sure the effective interaction between doctor and patient. </w:t>
      </w:r>
      <w:r w:rsidR="00B35E86">
        <w:rPr>
          <w:sz w:val="24"/>
          <w:szCs w:val="24"/>
        </w:rPr>
        <w:t>In conclusion t</w:t>
      </w:r>
      <w:r w:rsidR="00B35E86" w:rsidRPr="00B35E86">
        <w:rPr>
          <w:sz w:val="24"/>
          <w:szCs w:val="24"/>
        </w:rPr>
        <w:t>his project will save the lives by alerting the patient based on its parameters and by giving them the solution in form of online checkup or by physical checkup from nearest doctor. It is a free of cost process till doctor consultancy as if you don’t have the heart failure risk then it will save your money of doctor visit.</w:t>
      </w:r>
    </w:p>
    <w:bookmarkStart w:id="70" w:name="_Toc202555943" w:displacedByCustomXml="next"/>
    <w:bookmarkStart w:id="71" w:name="_Toc469992066" w:displacedByCustomXml="next"/>
    <w:sdt>
      <w:sdtPr>
        <w:rPr>
          <w:rFonts w:ascii="Times New Roman" w:hAnsi="Times New Roman" w:cs="Times New Roman"/>
          <w:bCs w:val="0"/>
          <w:smallCaps w:val="0"/>
          <w:noProof w:val="0"/>
          <w:sz w:val="22"/>
          <w:szCs w:val="22"/>
        </w:rPr>
        <w:id w:val="29507948"/>
        <w:docPartObj>
          <w:docPartGallery w:val="Table of Contents"/>
          <w:docPartUnique/>
        </w:docPartObj>
      </w:sdtPr>
      <w:sdtContent>
        <w:bookmarkStart w:id="72" w:name="_Toc468114279" w:displacedByCustomXml="prev"/>
        <w:p w:rsidR="004A1200" w:rsidRDefault="001340F4">
          <w:pPr>
            <w:pStyle w:val="Heading1"/>
            <w:numPr>
              <w:ilvl w:val="0"/>
              <w:numId w:val="0"/>
            </w:numPr>
            <w:pPrChange w:id="73" w:author="2013" w:date="2015-01-05T12:34:00Z">
              <w:pPr>
                <w:pStyle w:val="Heading1-FormatOnly"/>
              </w:pPr>
            </w:pPrChange>
          </w:pPr>
          <w:r>
            <w:t>Contents</w:t>
          </w:r>
          <w:bookmarkEnd w:id="71"/>
          <w:bookmarkEnd w:id="70"/>
          <w:bookmarkEnd w:id="72"/>
        </w:p>
        <w:p w:rsidR="00D332CC" w:rsidRDefault="001340F4" w:rsidP="00474B6C">
          <w:pPr>
            <w:pStyle w:val="Comment"/>
            <w:rPr>
              <w:noProof/>
            </w:rPr>
          </w:pPr>
          <w:r w:rsidRPr="004D1E8D">
            <w:rPr>
              <w:color w:val="5B9BD5" w:themeColor="accent1"/>
            </w:rPr>
            <w:t>New paragraphs formatted as Heading 1, Heading 2, and Heading 3 will be added to the table automatically. To update this table of contents in Microsoft Word, put the cursor anywhere in the table and press F9. If you want the table to be easy to maintain, do not change it manually.</w:t>
          </w:r>
          <w:r w:rsidR="004A1200">
            <w:rPr>
              <w:i w:val="0"/>
              <w:iCs w:val="0"/>
              <w:color w:val="5B9BD5" w:themeColor="accent1"/>
            </w:rPr>
            <w:fldChar w:fldCharType="begin"/>
          </w:r>
          <w:r w:rsidRPr="004D1E8D">
            <w:rPr>
              <w:i w:val="0"/>
              <w:iCs w:val="0"/>
              <w:color w:val="5B9BD5" w:themeColor="accent1"/>
            </w:rPr>
            <w:instrText xml:space="preserve"> TOC \o "1-3" \h \z \u </w:instrText>
          </w:r>
          <w:r w:rsidR="004A1200">
            <w:rPr>
              <w:i w:val="0"/>
              <w:iCs w:val="0"/>
              <w:color w:val="5B9BD5" w:themeColor="accent1"/>
            </w:rPr>
            <w:fldChar w:fldCharType="separate"/>
          </w:r>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28"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Final Year Project Report</w:t>
            </w:r>
            <w:r>
              <w:rPr>
                <w:noProof/>
                <w:webHidden/>
              </w:rPr>
              <w:tab/>
            </w:r>
            <w:r>
              <w:rPr>
                <w:noProof/>
                <w:webHidden/>
              </w:rPr>
              <w:fldChar w:fldCharType="begin"/>
            </w:r>
            <w:r>
              <w:rPr>
                <w:noProof/>
                <w:webHidden/>
              </w:rPr>
              <w:instrText xml:space="preserve"> PAGEREF _Toc202555928 \h </w:instrText>
            </w:r>
            <w:r>
              <w:rPr>
                <w:noProof/>
                <w:webHidden/>
              </w:rPr>
            </w:r>
            <w:r>
              <w:rPr>
                <w:noProof/>
                <w:webHidden/>
              </w:rPr>
              <w:fldChar w:fldCharType="separate"/>
            </w:r>
            <w:r>
              <w:rPr>
                <w:noProof/>
                <w:webHidden/>
              </w:rPr>
              <w:t>1</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29"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Project Name</w:t>
            </w:r>
            <w:r>
              <w:rPr>
                <w:noProof/>
                <w:webHidden/>
              </w:rPr>
              <w:tab/>
            </w:r>
            <w:r>
              <w:rPr>
                <w:noProof/>
                <w:webHidden/>
              </w:rPr>
              <w:fldChar w:fldCharType="begin"/>
            </w:r>
            <w:r>
              <w:rPr>
                <w:noProof/>
                <w:webHidden/>
              </w:rPr>
              <w:instrText xml:space="preserve"> PAGEREF _Toc202555929 \h </w:instrText>
            </w:r>
            <w:r>
              <w:rPr>
                <w:noProof/>
                <w:webHidden/>
              </w:rPr>
            </w:r>
            <w:r>
              <w:rPr>
                <w:noProof/>
                <w:webHidden/>
              </w:rPr>
              <w:fldChar w:fldCharType="separate"/>
            </w:r>
            <w:r>
              <w:rPr>
                <w:noProof/>
                <w:webHidden/>
              </w:rPr>
              <w:t>1</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30"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Project Advisor:</w:t>
            </w:r>
            <w:r>
              <w:rPr>
                <w:noProof/>
                <w:webHidden/>
              </w:rPr>
              <w:tab/>
            </w:r>
            <w:r>
              <w:rPr>
                <w:noProof/>
                <w:webHidden/>
              </w:rPr>
              <w:fldChar w:fldCharType="begin"/>
            </w:r>
            <w:r>
              <w:rPr>
                <w:noProof/>
                <w:webHidden/>
              </w:rPr>
              <w:instrText xml:space="preserve"> PAGEREF _Toc202555930 \h </w:instrText>
            </w:r>
            <w:r>
              <w:rPr>
                <w:noProof/>
                <w:webHidden/>
              </w:rPr>
            </w:r>
            <w:r>
              <w:rPr>
                <w:noProof/>
                <w:webHidden/>
              </w:rPr>
              <w:fldChar w:fldCharType="separate"/>
            </w:r>
            <w:r>
              <w:rPr>
                <w:noProof/>
                <w:webHidden/>
              </w:rPr>
              <w:t>1</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31"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Submitted By:</w:t>
            </w:r>
            <w:r>
              <w:rPr>
                <w:noProof/>
                <w:webHidden/>
              </w:rPr>
              <w:tab/>
            </w:r>
            <w:r>
              <w:rPr>
                <w:noProof/>
                <w:webHidden/>
              </w:rPr>
              <w:fldChar w:fldCharType="begin"/>
            </w:r>
            <w:r>
              <w:rPr>
                <w:noProof/>
                <w:webHidden/>
              </w:rPr>
              <w:instrText xml:space="preserve"> PAGEREF _Toc202555931 \h </w:instrText>
            </w:r>
            <w:r>
              <w:rPr>
                <w:noProof/>
                <w:webHidden/>
              </w:rPr>
            </w:r>
            <w:r>
              <w:rPr>
                <w:noProof/>
                <w:webHidden/>
              </w:rPr>
              <w:fldChar w:fldCharType="separate"/>
            </w:r>
            <w:r>
              <w:rPr>
                <w:noProof/>
                <w:webHidden/>
              </w:rPr>
              <w:t>1</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32"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Session</w:t>
            </w:r>
            <w:r>
              <w:rPr>
                <w:noProof/>
                <w:webHidden/>
              </w:rPr>
              <w:tab/>
            </w:r>
            <w:r>
              <w:rPr>
                <w:noProof/>
                <w:webHidden/>
              </w:rPr>
              <w:fldChar w:fldCharType="begin"/>
            </w:r>
            <w:r>
              <w:rPr>
                <w:noProof/>
                <w:webHidden/>
              </w:rPr>
              <w:instrText xml:space="preserve"> PAGEREF _Toc202555932 \h </w:instrText>
            </w:r>
            <w:r>
              <w:rPr>
                <w:noProof/>
                <w:webHidden/>
              </w:rPr>
            </w:r>
            <w:r>
              <w:rPr>
                <w:noProof/>
                <w:webHidden/>
              </w:rPr>
              <w:fldChar w:fldCharType="separate"/>
            </w:r>
            <w:r>
              <w:rPr>
                <w:noProof/>
                <w:webHidden/>
              </w:rPr>
              <w:t>1</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33"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2018-2023</w:t>
            </w:r>
            <w:r>
              <w:rPr>
                <w:noProof/>
                <w:webHidden/>
              </w:rPr>
              <w:tab/>
            </w:r>
            <w:r>
              <w:rPr>
                <w:noProof/>
                <w:webHidden/>
              </w:rPr>
              <w:fldChar w:fldCharType="begin"/>
            </w:r>
            <w:r>
              <w:rPr>
                <w:noProof/>
                <w:webHidden/>
              </w:rPr>
              <w:instrText xml:space="preserve"> PAGEREF _Toc202555933 \h </w:instrText>
            </w:r>
            <w:r>
              <w:rPr>
                <w:noProof/>
                <w:webHidden/>
              </w:rPr>
            </w:r>
            <w:r>
              <w:rPr>
                <w:noProof/>
                <w:webHidden/>
              </w:rPr>
              <w:fldChar w:fldCharType="separate"/>
            </w:r>
            <w:r>
              <w:rPr>
                <w:noProof/>
                <w:webHidden/>
              </w:rPr>
              <w:t>1</w:t>
            </w:r>
            <w:r>
              <w:rPr>
                <w:noProof/>
                <w:webHidden/>
              </w:rPr>
              <w:fldChar w:fldCharType="end"/>
            </w:r>
          </w:hyperlink>
        </w:p>
        <w:p w:rsidR="00D332CC" w:rsidRDefault="00D332CC">
          <w:pPr>
            <w:pStyle w:val="TOC2"/>
            <w:tabs>
              <w:tab w:val="right" w:leader="dot" w:pos="8636"/>
            </w:tabs>
            <w:rPr>
              <w:rFonts w:eastAsiaTheme="minorEastAsia" w:cstheme="minorBidi"/>
              <w:smallCaps w:val="0"/>
              <w:noProof/>
              <w:sz w:val="22"/>
              <w:szCs w:val="22"/>
            </w:rPr>
          </w:pPr>
          <w:hyperlink w:anchor="_Toc202555934" w:history="1">
            <w:r w:rsidRPr="008025FB">
              <w:rPr>
                <w:rStyle w:val="Hyperlink"/>
                <w:rFonts w:ascii="Symbol" w:hAnsi="Symbol"/>
                <w:noProof/>
              </w:rPr>
              <w:t></w:t>
            </w:r>
            <w:r>
              <w:rPr>
                <w:noProof/>
                <w:webHidden/>
              </w:rPr>
              <w:tab/>
            </w:r>
            <w:r>
              <w:rPr>
                <w:noProof/>
                <w:webHidden/>
              </w:rPr>
              <w:fldChar w:fldCharType="begin"/>
            </w:r>
            <w:r>
              <w:rPr>
                <w:noProof/>
                <w:webHidden/>
              </w:rPr>
              <w:instrText xml:space="preserve"> PAGEREF _Toc202555934 \h </w:instrText>
            </w:r>
            <w:r>
              <w:rPr>
                <w:noProof/>
                <w:webHidden/>
              </w:rPr>
            </w:r>
            <w:r>
              <w:rPr>
                <w:noProof/>
                <w:webHidden/>
              </w:rPr>
              <w:fldChar w:fldCharType="separate"/>
            </w:r>
            <w:r>
              <w:rPr>
                <w:noProof/>
                <w:webHidden/>
              </w:rPr>
              <w:t>1</w:t>
            </w:r>
            <w:r>
              <w:rPr>
                <w:noProof/>
                <w:webHidden/>
              </w:rPr>
              <w:fldChar w:fldCharType="end"/>
            </w:r>
          </w:hyperlink>
        </w:p>
        <w:p w:rsidR="00D332CC" w:rsidRDefault="00D332CC">
          <w:pPr>
            <w:pStyle w:val="TOC2"/>
            <w:tabs>
              <w:tab w:val="right" w:leader="dot" w:pos="8636"/>
            </w:tabs>
            <w:rPr>
              <w:rFonts w:eastAsiaTheme="minorEastAsia" w:cstheme="minorBidi"/>
              <w:smallCaps w:val="0"/>
              <w:noProof/>
              <w:sz w:val="22"/>
              <w:szCs w:val="22"/>
            </w:rPr>
          </w:pPr>
          <w:hyperlink w:anchor="_Toc202555935" w:history="1">
            <w:r w:rsidRPr="008025FB">
              <w:rPr>
                <w:rStyle w:val="Hyperlink"/>
                <w:rFonts w:ascii="Symbol" w:hAnsi="Symbol"/>
                <w:noProof/>
              </w:rPr>
              <w:t></w:t>
            </w:r>
            <w:r>
              <w:rPr>
                <w:noProof/>
                <w:webHidden/>
              </w:rPr>
              <w:tab/>
            </w:r>
            <w:r>
              <w:rPr>
                <w:noProof/>
                <w:webHidden/>
              </w:rPr>
              <w:fldChar w:fldCharType="begin"/>
            </w:r>
            <w:r>
              <w:rPr>
                <w:noProof/>
                <w:webHidden/>
              </w:rPr>
              <w:instrText xml:space="preserve"> PAGEREF _Toc202555935 \h </w:instrText>
            </w:r>
            <w:r>
              <w:rPr>
                <w:noProof/>
                <w:webHidden/>
              </w:rPr>
            </w:r>
            <w:r>
              <w:rPr>
                <w:noProof/>
                <w:webHidden/>
              </w:rPr>
              <w:fldChar w:fldCharType="separate"/>
            </w:r>
            <w:r>
              <w:rPr>
                <w:noProof/>
                <w:webHidden/>
              </w:rPr>
              <w:t>1</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36"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University of Management and Technology</w:t>
            </w:r>
            <w:r>
              <w:rPr>
                <w:noProof/>
                <w:webHidden/>
              </w:rPr>
              <w:tab/>
            </w:r>
            <w:r>
              <w:rPr>
                <w:noProof/>
                <w:webHidden/>
              </w:rPr>
              <w:fldChar w:fldCharType="begin"/>
            </w:r>
            <w:r>
              <w:rPr>
                <w:noProof/>
                <w:webHidden/>
              </w:rPr>
              <w:instrText xml:space="preserve"> PAGEREF _Toc202555936 \h </w:instrText>
            </w:r>
            <w:r>
              <w:rPr>
                <w:noProof/>
                <w:webHidden/>
              </w:rPr>
            </w:r>
            <w:r>
              <w:rPr>
                <w:noProof/>
                <w:webHidden/>
              </w:rPr>
              <w:fldChar w:fldCharType="separate"/>
            </w:r>
            <w:r>
              <w:rPr>
                <w:noProof/>
                <w:webHidden/>
              </w:rPr>
              <w:t>1</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37"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C-II Johar Town Lahore Pakistan</w:t>
            </w:r>
            <w:r>
              <w:rPr>
                <w:noProof/>
                <w:webHidden/>
              </w:rPr>
              <w:tab/>
            </w:r>
            <w:r>
              <w:rPr>
                <w:noProof/>
                <w:webHidden/>
              </w:rPr>
              <w:fldChar w:fldCharType="begin"/>
            </w:r>
            <w:r>
              <w:rPr>
                <w:noProof/>
                <w:webHidden/>
              </w:rPr>
              <w:instrText xml:space="preserve"> PAGEREF _Toc202555937 \h </w:instrText>
            </w:r>
            <w:r>
              <w:rPr>
                <w:noProof/>
                <w:webHidden/>
              </w:rPr>
            </w:r>
            <w:r>
              <w:rPr>
                <w:noProof/>
                <w:webHidden/>
              </w:rPr>
              <w:fldChar w:fldCharType="separate"/>
            </w:r>
            <w:r>
              <w:rPr>
                <w:noProof/>
                <w:webHidden/>
              </w:rPr>
              <w:t>1</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38"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Dedication</w:t>
            </w:r>
            <w:r>
              <w:rPr>
                <w:noProof/>
                <w:webHidden/>
              </w:rPr>
              <w:tab/>
            </w:r>
            <w:r>
              <w:rPr>
                <w:noProof/>
                <w:webHidden/>
              </w:rPr>
              <w:fldChar w:fldCharType="begin"/>
            </w:r>
            <w:r>
              <w:rPr>
                <w:noProof/>
                <w:webHidden/>
              </w:rPr>
              <w:instrText xml:space="preserve"> PAGEREF _Toc202555938 \h </w:instrText>
            </w:r>
            <w:r>
              <w:rPr>
                <w:noProof/>
                <w:webHidden/>
              </w:rPr>
            </w:r>
            <w:r>
              <w:rPr>
                <w:noProof/>
                <w:webHidden/>
              </w:rPr>
              <w:fldChar w:fldCharType="separate"/>
            </w:r>
            <w:r>
              <w:rPr>
                <w:noProof/>
                <w:webHidden/>
              </w:rPr>
              <w:t>2</w:t>
            </w:r>
            <w:r>
              <w:rPr>
                <w:noProof/>
                <w:webHidden/>
              </w:rPr>
              <w:fldChar w:fldCharType="end"/>
            </w:r>
          </w:hyperlink>
        </w:p>
        <w:p w:rsidR="00D332CC" w:rsidRDefault="00D332CC">
          <w:pPr>
            <w:pStyle w:val="TOC2"/>
            <w:tabs>
              <w:tab w:val="right" w:leader="dot" w:pos="8636"/>
            </w:tabs>
            <w:rPr>
              <w:rFonts w:eastAsiaTheme="minorEastAsia" w:cstheme="minorBidi"/>
              <w:smallCaps w:val="0"/>
              <w:noProof/>
              <w:sz w:val="22"/>
              <w:szCs w:val="22"/>
            </w:rPr>
          </w:pPr>
          <w:hyperlink w:anchor="_Toc202555939" w:history="1">
            <w:r w:rsidRPr="008025FB">
              <w:rPr>
                <w:rStyle w:val="Hyperlink"/>
                <w:rFonts w:ascii="Symbol" w:hAnsi="Symbol"/>
                <w:noProof/>
              </w:rPr>
              <w:t></w:t>
            </w:r>
            <w:r>
              <w:rPr>
                <w:noProof/>
                <w:webHidden/>
              </w:rPr>
              <w:tab/>
            </w:r>
            <w:r>
              <w:rPr>
                <w:noProof/>
                <w:webHidden/>
              </w:rPr>
              <w:fldChar w:fldCharType="begin"/>
            </w:r>
            <w:r>
              <w:rPr>
                <w:noProof/>
                <w:webHidden/>
              </w:rPr>
              <w:instrText xml:space="preserve"> PAGEREF _Toc202555939 \h </w:instrText>
            </w:r>
            <w:r>
              <w:rPr>
                <w:noProof/>
                <w:webHidden/>
              </w:rPr>
            </w:r>
            <w:r>
              <w:rPr>
                <w:noProof/>
                <w:webHidden/>
              </w:rPr>
              <w:fldChar w:fldCharType="separate"/>
            </w:r>
            <w:r>
              <w:rPr>
                <w:noProof/>
                <w:webHidden/>
              </w:rPr>
              <w:t>2</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40"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Final Approval</w:t>
            </w:r>
            <w:r>
              <w:rPr>
                <w:noProof/>
                <w:webHidden/>
              </w:rPr>
              <w:tab/>
            </w:r>
            <w:r>
              <w:rPr>
                <w:noProof/>
                <w:webHidden/>
              </w:rPr>
              <w:fldChar w:fldCharType="begin"/>
            </w:r>
            <w:r>
              <w:rPr>
                <w:noProof/>
                <w:webHidden/>
              </w:rPr>
              <w:instrText xml:space="preserve"> PAGEREF _Toc202555940 \h </w:instrText>
            </w:r>
            <w:r>
              <w:rPr>
                <w:noProof/>
                <w:webHidden/>
              </w:rPr>
            </w:r>
            <w:r>
              <w:rPr>
                <w:noProof/>
                <w:webHidden/>
              </w:rPr>
              <w:fldChar w:fldCharType="separate"/>
            </w:r>
            <w:r>
              <w:rPr>
                <w:noProof/>
                <w:webHidden/>
              </w:rPr>
              <w:t>3</w:t>
            </w:r>
            <w:r>
              <w:rPr>
                <w:noProof/>
                <w:webHidden/>
              </w:rPr>
              <w:fldChar w:fldCharType="end"/>
            </w:r>
          </w:hyperlink>
        </w:p>
        <w:p w:rsidR="00D332CC" w:rsidRDefault="00D332CC">
          <w:pPr>
            <w:pStyle w:val="TOC1"/>
            <w:tabs>
              <w:tab w:val="right" w:leader="dot" w:pos="8636"/>
            </w:tabs>
            <w:rPr>
              <w:rFonts w:eastAsiaTheme="minorEastAsia" w:cstheme="minorBidi"/>
              <w:b w:val="0"/>
              <w:bCs w:val="0"/>
              <w:caps w:val="0"/>
              <w:noProof/>
              <w:sz w:val="22"/>
              <w:szCs w:val="22"/>
            </w:rPr>
          </w:pPr>
          <w:hyperlink w:anchor="_Toc202555941" w:history="1">
            <w:r w:rsidRPr="008025FB">
              <w:rPr>
                <w:rStyle w:val="Hyperlink"/>
                <w:noProof/>
              </w:rPr>
              <w:t>Acknowledgements</w:t>
            </w:r>
            <w:r>
              <w:rPr>
                <w:noProof/>
                <w:webHidden/>
              </w:rPr>
              <w:tab/>
            </w:r>
            <w:r>
              <w:rPr>
                <w:noProof/>
                <w:webHidden/>
              </w:rPr>
              <w:fldChar w:fldCharType="begin"/>
            </w:r>
            <w:r>
              <w:rPr>
                <w:noProof/>
                <w:webHidden/>
              </w:rPr>
              <w:instrText xml:space="preserve"> PAGEREF _Toc202555941 \h </w:instrText>
            </w:r>
            <w:r>
              <w:rPr>
                <w:noProof/>
                <w:webHidden/>
              </w:rPr>
            </w:r>
            <w:r>
              <w:rPr>
                <w:noProof/>
                <w:webHidden/>
              </w:rPr>
              <w:fldChar w:fldCharType="separate"/>
            </w:r>
            <w:r>
              <w:rPr>
                <w:noProof/>
                <w:webHidden/>
              </w:rPr>
              <w:t>4</w:t>
            </w:r>
            <w:r>
              <w:rPr>
                <w:noProof/>
                <w:webHidden/>
              </w:rPr>
              <w:fldChar w:fldCharType="end"/>
            </w:r>
          </w:hyperlink>
        </w:p>
        <w:p w:rsidR="00D332CC" w:rsidRDefault="00D332CC">
          <w:pPr>
            <w:pStyle w:val="TOC1"/>
            <w:tabs>
              <w:tab w:val="right" w:leader="dot" w:pos="8636"/>
            </w:tabs>
            <w:rPr>
              <w:rFonts w:eastAsiaTheme="minorEastAsia" w:cstheme="minorBidi"/>
              <w:b w:val="0"/>
              <w:bCs w:val="0"/>
              <w:caps w:val="0"/>
              <w:noProof/>
              <w:sz w:val="22"/>
              <w:szCs w:val="22"/>
            </w:rPr>
          </w:pPr>
          <w:hyperlink w:anchor="_Toc202555942" w:history="1">
            <w:r w:rsidRPr="008025FB">
              <w:rPr>
                <w:rStyle w:val="Hyperlink"/>
                <w:noProof/>
              </w:rPr>
              <w:t>Abstract</w:t>
            </w:r>
            <w:r>
              <w:rPr>
                <w:noProof/>
                <w:webHidden/>
              </w:rPr>
              <w:tab/>
            </w:r>
            <w:r>
              <w:rPr>
                <w:noProof/>
                <w:webHidden/>
              </w:rPr>
              <w:fldChar w:fldCharType="begin"/>
            </w:r>
            <w:r>
              <w:rPr>
                <w:noProof/>
                <w:webHidden/>
              </w:rPr>
              <w:instrText xml:space="preserve"> PAGEREF _Toc202555942 \h </w:instrText>
            </w:r>
            <w:r>
              <w:rPr>
                <w:noProof/>
                <w:webHidden/>
              </w:rPr>
            </w:r>
            <w:r>
              <w:rPr>
                <w:noProof/>
                <w:webHidden/>
              </w:rPr>
              <w:fldChar w:fldCharType="separate"/>
            </w:r>
            <w:r>
              <w:rPr>
                <w:noProof/>
                <w:webHidden/>
              </w:rPr>
              <w:t>5</w:t>
            </w:r>
            <w:r>
              <w:rPr>
                <w:noProof/>
                <w:webHidden/>
              </w:rPr>
              <w:fldChar w:fldCharType="end"/>
            </w:r>
          </w:hyperlink>
        </w:p>
        <w:p w:rsidR="00D332CC" w:rsidRDefault="00D332CC">
          <w:pPr>
            <w:pStyle w:val="TOC1"/>
            <w:tabs>
              <w:tab w:val="right" w:leader="dot" w:pos="8636"/>
            </w:tabs>
            <w:rPr>
              <w:rFonts w:eastAsiaTheme="minorEastAsia" w:cstheme="minorBidi"/>
              <w:b w:val="0"/>
              <w:bCs w:val="0"/>
              <w:caps w:val="0"/>
              <w:noProof/>
              <w:sz w:val="22"/>
              <w:szCs w:val="22"/>
            </w:rPr>
          </w:pPr>
          <w:hyperlink w:anchor="_Toc202555943" w:history="1">
            <w:r w:rsidRPr="008025FB">
              <w:rPr>
                <w:rStyle w:val="Hyperlink"/>
                <w:noProof/>
              </w:rPr>
              <w:t>Contents</w:t>
            </w:r>
            <w:r>
              <w:rPr>
                <w:noProof/>
                <w:webHidden/>
              </w:rPr>
              <w:tab/>
            </w:r>
            <w:r>
              <w:rPr>
                <w:noProof/>
                <w:webHidden/>
              </w:rPr>
              <w:fldChar w:fldCharType="begin"/>
            </w:r>
            <w:r>
              <w:rPr>
                <w:noProof/>
                <w:webHidden/>
              </w:rPr>
              <w:instrText xml:space="preserve"> PAGEREF _Toc202555943 \h </w:instrText>
            </w:r>
            <w:r>
              <w:rPr>
                <w:noProof/>
                <w:webHidden/>
              </w:rPr>
            </w:r>
            <w:r>
              <w:rPr>
                <w:noProof/>
                <w:webHidden/>
              </w:rPr>
              <w:fldChar w:fldCharType="separate"/>
            </w:r>
            <w:r>
              <w:rPr>
                <w:noProof/>
                <w:webHidden/>
              </w:rPr>
              <w:t>6</w:t>
            </w:r>
            <w:r>
              <w:rPr>
                <w:noProof/>
                <w:webHidden/>
              </w:rPr>
              <w:fldChar w:fldCharType="end"/>
            </w:r>
          </w:hyperlink>
        </w:p>
        <w:p w:rsidR="00D332CC" w:rsidRDefault="00D332CC">
          <w:pPr>
            <w:pStyle w:val="TOC1"/>
            <w:tabs>
              <w:tab w:val="right" w:leader="dot" w:pos="8636"/>
            </w:tabs>
            <w:rPr>
              <w:rFonts w:eastAsiaTheme="minorEastAsia" w:cstheme="minorBidi"/>
              <w:b w:val="0"/>
              <w:bCs w:val="0"/>
              <w:caps w:val="0"/>
              <w:noProof/>
              <w:sz w:val="22"/>
              <w:szCs w:val="22"/>
            </w:rPr>
          </w:pPr>
          <w:hyperlink w:anchor="_Toc202555944" w:history="1">
            <w:r w:rsidRPr="008025FB">
              <w:rPr>
                <w:rStyle w:val="Hyperlink"/>
                <w:noProof/>
              </w:rPr>
              <w:t>Definitions and Acronyms</w:t>
            </w:r>
            <w:r>
              <w:rPr>
                <w:noProof/>
                <w:webHidden/>
              </w:rPr>
              <w:tab/>
            </w:r>
            <w:r>
              <w:rPr>
                <w:noProof/>
                <w:webHidden/>
              </w:rPr>
              <w:fldChar w:fldCharType="begin"/>
            </w:r>
            <w:r>
              <w:rPr>
                <w:noProof/>
                <w:webHidden/>
              </w:rPr>
              <w:instrText xml:space="preserve"> PAGEREF _Toc202555944 \h </w:instrText>
            </w:r>
            <w:r>
              <w:rPr>
                <w:noProof/>
                <w:webHidden/>
              </w:rPr>
            </w:r>
            <w:r>
              <w:rPr>
                <w:noProof/>
                <w:webHidden/>
              </w:rPr>
              <w:fldChar w:fldCharType="separate"/>
            </w:r>
            <w:r>
              <w:rPr>
                <w:noProof/>
                <w:webHidden/>
              </w:rPr>
              <w:t>8</w:t>
            </w:r>
            <w:r>
              <w:rPr>
                <w:noProof/>
                <w:webHidden/>
              </w:rPr>
              <w:fldChar w:fldCharType="end"/>
            </w:r>
          </w:hyperlink>
        </w:p>
        <w:p w:rsidR="00D332CC" w:rsidRDefault="00D332CC">
          <w:pPr>
            <w:pStyle w:val="TOC1"/>
            <w:tabs>
              <w:tab w:val="right" w:leader="dot" w:pos="8636"/>
            </w:tabs>
            <w:rPr>
              <w:rFonts w:eastAsiaTheme="minorEastAsia" w:cstheme="minorBidi"/>
              <w:b w:val="0"/>
              <w:bCs w:val="0"/>
              <w:caps w:val="0"/>
              <w:noProof/>
              <w:sz w:val="22"/>
              <w:szCs w:val="22"/>
            </w:rPr>
          </w:pPr>
          <w:hyperlink w:anchor="_Toc202555945" w:history="1">
            <w:r w:rsidRPr="008025FB">
              <w:rPr>
                <w:rStyle w:val="Hyperlink"/>
                <w:noProof/>
              </w:rPr>
              <w:t>List of Figures</w:t>
            </w:r>
            <w:r>
              <w:rPr>
                <w:noProof/>
                <w:webHidden/>
              </w:rPr>
              <w:tab/>
            </w:r>
            <w:r>
              <w:rPr>
                <w:noProof/>
                <w:webHidden/>
              </w:rPr>
              <w:fldChar w:fldCharType="begin"/>
            </w:r>
            <w:r>
              <w:rPr>
                <w:noProof/>
                <w:webHidden/>
              </w:rPr>
              <w:instrText xml:space="preserve"> PAGEREF _Toc202555945 \h </w:instrText>
            </w:r>
            <w:r>
              <w:rPr>
                <w:noProof/>
                <w:webHidden/>
              </w:rPr>
            </w:r>
            <w:r>
              <w:rPr>
                <w:noProof/>
                <w:webHidden/>
              </w:rPr>
              <w:fldChar w:fldCharType="separate"/>
            </w:r>
            <w:r>
              <w:rPr>
                <w:noProof/>
                <w:webHidden/>
              </w:rPr>
              <w:t>9</w:t>
            </w:r>
            <w:r>
              <w:rPr>
                <w:noProof/>
                <w:webHidden/>
              </w:rPr>
              <w:fldChar w:fldCharType="end"/>
            </w:r>
          </w:hyperlink>
        </w:p>
        <w:p w:rsidR="00D332CC" w:rsidRDefault="00D332CC">
          <w:pPr>
            <w:pStyle w:val="TOC1"/>
            <w:tabs>
              <w:tab w:val="right" w:leader="dot" w:pos="8636"/>
            </w:tabs>
            <w:rPr>
              <w:rFonts w:eastAsiaTheme="minorEastAsia" w:cstheme="minorBidi"/>
              <w:b w:val="0"/>
              <w:bCs w:val="0"/>
              <w:caps w:val="0"/>
              <w:noProof/>
              <w:sz w:val="22"/>
              <w:szCs w:val="22"/>
            </w:rPr>
          </w:pPr>
          <w:hyperlink w:anchor="_Toc202555946" w:history="1">
            <w:r w:rsidRPr="008025FB">
              <w:rPr>
                <w:rStyle w:val="Hyperlink"/>
                <w:noProof/>
              </w:rPr>
              <w:t>List of Tables</w:t>
            </w:r>
            <w:r>
              <w:rPr>
                <w:noProof/>
                <w:webHidden/>
              </w:rPr>
              <w:tab/>
            </w:r>
            <w:r>
              <w:rPr>
                <w:noProof/>
                <w:webHidden/>
              </w:rPr>
              <w:fldChar w:fldCharType="begin"/>
            </w:r>
            <w:r>
              <w:rPr>
                <w:noProof/>
                <w:webHidden/>
              </w:rPr>
              <w:instrText xml:space="preserve"> PAGEREF _Toc202555946 \h </w:instrText>
            </w:r>
            <w:r>
              <w:rPr>
                <w:noProof/>
                <w:webHidden/>
              </w:rPr>
            </w:r>
            <w:r>
              <w:rPr>
                <w:noProof/>
                <w:webHidden/>
              </w:rPr>
              <w:fldChar w:fldCharType="separate"/>
            </w:r>
            <w:r>
              <w:rPr>
                <w:noProof/>
                <w:webHidden/>
              </w:rPr>
              <w:t>10</w:t>
            </w:r>
            <w:r>
              <w:rPr>
                <w:noProof/>
                <w:webHidden/>
              </w:rPr>
              <w:fldChar w:fldCharType="end"/>
            </w:r>
          </w:hyperlink>
        </w:p>
        <w:p w:rsidR="00D332CC" w:rsidRDefault="00D332CC">
          <w:pPr>
            <w:pStyle w:val="TOC1"/>
            <w:tabs>
              <w:tab w:val="left" w:pos="440"/>
              <w:tab w:val="right" w:leader="dot" w:pos="8636"/>
            </w:tabs>
            <w:rPr>
              <w:rFonts w:eastAsiaTheme="minorEastAsia" w:cstheme="minorBidi"/>
              <w:b w:val="0"/>
              <w:bCs w:val="0"/>
              <w:caps w:val="0"/>
              <w:noProof/>
              <w:sz w:val="22"/>
              <w:szCs w:val="22"/>
            </w:rPr>
          </w:pPr>
          <w:hyperlink w:anchor="_Toc202555947" w:history="1">
            <w:r w:rsidRPr="008025FB">
              <w:rPr>
                <w:rStyle w:val="Hyperlink"/>
                <w:noProof/>
              </w:rPr>
              <w:t>1</w:t>
            </w:r>
            <w:r>
              <w:rPr>
                <w:rFonts w:eastAsiaTheme="minorEastAsia" w:cstheme="minorBidi"/>
                <w:b w:val="0"/>
                <w:bCs w:val="0"/>
                <w:caps w:val="0"/>
                <w:noProof/>
                <w:sz w:val="22"/>
                <w:szCs w:val="22"/>
              </w:rPr>
              <w:tab/>
            </w:r>
            <w:r w:rsidRPr="008025FB">
              <w:rPr>
                <w:rStyle w:val="Hyperlink"/>
                <w:noProof/>
              </w:rPr>
              <w:t>Introduction</w:t>
            </w:r>
            <w:r>
              <w:rPr>
                <w:noProof/>
                <w:webHidden/>
              </w:rPr>
              <w:tab/>
            </w:r>
            <w:r>
              <w:rPr>
                <w:noProof/>
                <w:webHidden/>
              </w:rPr>
              <w:fldChar w:fldCharType="begin"/>
            </w:r>
            <w:r>
              <w:rPr>
                <w:noProof/>
                <w:webHidden/>
              </w:rPr>
              <w:instrText xml:space="preserve"> PAGEREF _Toc202555947 \h </w:instrText>
            </w:r>
            <w:r>
              <w:rPr>
                <w:noProof/>
                <w:webHidden/>
              </w:rPr>
            </w:r>
            <w:r>
              <w:rPr>
                <w:noProof/>
                <w:webHidden/>
              </w:rPr>
              <w:fldChar w:fldCharType="separate"/>
            </w:r>
            <w:r>
              <w:rPr>
                <w:noProof/>
                <w:webHidden/>
              </w:rPr>
              <w:t>11</w:t>
            </w:r>
            <w:r>
              <w:rPr>
                <w:noProof/>
                <w:webHidden/>
              </w:rPr>
              <w:fldChar w:fldCharType="end"/>
            </w:r>
          </w:hyperlink>
        </w:p>
        <w:p w:rsidR="00D332CC" w:rsidRDefault="00D332CC">
          <w:pPr>
            <w:pStyle w:val="TOC2"/>
            <w:tabs>
              <w:tab w:val="left" w:pos="880"/>
              <w:tab w:val="right" w:leader="dot" w:pos="8636"/>
            </w:tabs>
            <w:rPr>
              <w:rFonts w:eastAsiaTheme="minorEastAsia" w:cstheme="minorBidi"/>
              <w:smallCaps w:val="0"/>
              <w:noProof/>
              <w:sz w:val="22"/>
              <w:szCs w:val="22"/>
            </w:rPr>
          </w:pPr>
          <w:hyperlink w:anchor="_Toc202555948" w:history="1">
            <w:r w:rsidRPr="008025FB">
              <w:rPr>
                <w:rStyle w:val="Hyperlink"/>
                <w:noProof/>
              </w:rPr>
              <w:t>1.1</w:t>
            </w:r>
            <w:r>
              <w:rPr>
                <w:rFonts w:eastAsiaTheme="minorEastAsia" w:cstheme="minorBidi"/>
                <w:smallCaps w:val="0"/>
                <w:noProof/>
                <w:sz w:val="22"/>
                <w:szCs w:val="22"/>
              </w:rPr>
              <w:tab/>
            </w:r>
            <w:r w:rsidRPr="008025FB">
              <w:rPr>
                <w:rStyle w:val="Hyperlink"/>
                <w:noProof/>
              </w:rPr>
              <w:t>Problem Overview Heart disease is the main reason of death overall the world due to unavailability of healthcare facilities in remote and backward ares. So people can never check the heart failure risk rate at earlt stages. We made this project to tackles the unavailability of accessible, accurate diagnostic tools for heart disease. It uses machine learning to predict heart disease risk and provides online consultancy with doctor recommendations and also give nearby doctor suggestions for physical checkup.</w:t>
            </w:r>
            <w:r>
              <w:rPr>
                <w:noProof/>
                <w:webHidden/>
              </w:rPr>
              <w:tab/>
            </w:r>
            <w:r>
              <w:rPr>
                <w:noProof/>
                <w:webHidden/>
              </w:rPr>
              <w:fldChar w:fldCharType="begin"/>
            </w:r>
            <w:r>
              <w:rPr>
                <w:noProof/>
                <w:webHidden/>
              </w:rPr>
              <w:instrText xml:space="preserve"> PAGEREF _Toc202555948 \h </w:instrText>
            </w:r>
            <w:r>
              <w:rPr>
                <w:noProof/>
                <w:webHidden/>
              </w:rPr>
            </w:r>
            <w:r>
              <w:rPr>
                <w:noProof/>
                <w:webHidden/>
              </w:rPr>
              <w:fldChar w:fldCharType="separate"/>
            </w:r>
            <w:r>
              <w:rPr>
                <w:noProof/>
                <w:webHidden/>
              </w:rPr>
              <w:t>11</w:t>
            </w:r>
            <w:r>
              <w:rPr>
                <w:noProof/>
                <w:webHidden/>
              </w:rPr>
              <w:fldChar w:fldCharType="end"/>
            </w:r>
          </w:hyperlink>
        </w:p>
        <w:p w:rsidR="00D332CC" w:rsidRDefault="00D332CC">
          <w:pPr>
            <w:pStyle w:val="TOC2"/>
            <w:tabs>
              <w:tab w:val="left" w:pos="880"/>
              <w:tab w:val="right" w:leader="dot" w:pos="8636"/>
            </w:tabs>
            <w:rPr>
              <w:rFonts w:eastAsiaTheme="minorEastAsia" w:cstheme="minorBidi"/>
              <w:smallCaps w:val="0"/>
              <w:noProof/>
              <w:sz w:val="22"/>
              <w:szCs w:val="22"/>
            </w:rPr>
          </w:pPr>
          <w:hyperlink w:anchor="_Toc202555949" w:history="1">
            <w:r w:rsidRPr="008025FB">
              <w:rPr>
                <w:rStyle w:val="Hyperlink"/>
                <w:noProof/>
              </w:rPr>
              <w:t>1.2</w:t>
            </w:r>
            <w:r>
              <w:rPr>
                <w:rFonts w:eastAsiaTheme="minorEastAsia" w:cstheme="minorBidi"/>
                <w:smallCaps w:val="0"/>
                <w:noProof/>
                <w:sz w:val="22"/>
                <w:szCs w:val="22"/>
              </w:rPr>
              <w:tab/>
            </w:r>
            <w:r w:rsidRPr="008025FB">
              <w:rPr>
                <w:rStyle w:val="Hyperlink"/>
                <w:noProof/>
              </w:rPr>
              <w:t>Research Questions</w:t>
            </w:r>
            <w:r>
              <w:rPr>
                <w:noProof/>
                <w:webHidden/>
              </w:rPr>
              <w:tab/>
            </w:r>
            <w:r>
              <w:rPr>
                <w:noProof/>
                <w:webHidden/>
              </w:rPr>
              <w:fldChar w:fldCharType="begin"/>
            </w:r>
            <w:r>
              <w:rPr>
                <w:noProof/>
                <w:webHidden/>
              </w:rPr>
              <w:instrText xml:space="preserve"> PAGEREF _Toc202555949 \h </w:instrText>
            </w:r>
            <w:r>
              <w:rPr>
                <w:noProof/>
                <w:webHidden/>
              </w:rPr>
            </w:r>
            <w:r>
              <w:rPr>
                <w:noProof/>
                <w:webHidden/>
              </w:rPr>
              <w:fldChar w:fldCharType="separate"/>
            </w:r>
            <w:r>
              <w:rPr>
                <w:noProof/>
                <w:webHidden/>
              </w:rPr>
              <w:t>11</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50"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Will machine laerning give the correct and effective heart disease risk by using health basic parameters ?</w:t>
            </w:r>
            <w:r>
              <w:rPr>
                <w:noProof/>
                <w:webHidden/>
              </w:rPr>
              <w:tab/>
            </w:r>
            <w:r>
              <w:rPr>
                <w:noProof/>
                <w:webHidden/>
              </w:rPr>
              <w:fldChar w:fldCharType="begin"/>
            </w:r>
            <w:r>
              <w:rPr>
                <w:noProof/>
                <w:webHidden/>
              </w:rPr>
              <w:instrText xml:space="preserve"> PAGEREF _Toc202555950 \h </w:instrText>
            </w:r>
            <w:r>
              <w:rPr>
                <w:noProof/>
                <w:webHidden/>
              </w:rPr>
            </w:r>
            <w:r>
              <w:rPr>
                <w:noProof/>
                <w:webHidden/>
              </w:rPr>
              <w:fldChar w:fldCharType="separate"/>
            </w:r>
            <w:r>
              <w:rPr>
                <w:noProof/>
                <w:webHidden/>
              </w:rPr>
              <w:t>11</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51"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Can it help people to check the heart disease risk easily from anywhere ?</w:t>
            </w:r>
            <w:r>
              <w:rPr>
                <w:noProof/>
                <w:webHidden/>
              </w:rPr>
              <w:tab/>
            </w:r>
            <w:r>
              <w:rPr>
                <w:noProof/>
                <w:webHidden/>
              </w:rPr>
              <w:fldChar w:fldCharType="begin"/>
            </w:r>
            <w:r>
              <w:rPr>
                <w:noProof/>
                <w:webHidden/>
              </w:rPr>
              <w:instrText xml:space="preserve"> PAGEREF _Toc202555951 \h </w:instrText>
            </w:r>
            <w:r>
              <w:rPr>
                <w:noProof/>
                <w:webHidden/>
              </w:rPr>
            </w:r>
            <w:r>
              <w:rPr>
                <w:noProof/>
                <w:webHidden/>
              </w:rPr>
              <w:fldChar w:fldCharType="separate"/>
            </w:r>
            <w:r>
              <w:rPr>
                <w:noProof/>
                <w:webHidden/>
              </w:rPr>
              <w:t>11</w:t>
            </w:r>
            <w:r>
              <w:rPr>
                <w:noProof/>
                <w:webHidden/>
              </w:rPr>
              <w:fldChar w:fldCharType="end"/>
            </w:r>
          </w:hyperlink>
        </w:p>
        <w:p w:rsidR="00D332CC" w:rsidRDefault="00D332CC">
          <w:pPr>
            <w:pStyle w:val="TOC2"/>
            <w:tabs>
              <w:tab w:val="left" w:pos="880"/>
              <w:tab w:val="right" w:leader="dot" w:pos="8636"/>
            </w:tabs>
            <w:rPr>
              <w:rFonts w:eastAsiaTheme="minorEastAsia" w:cstheme="minorBidi"/>
              <w:smallCaps w:val="0"/>
              <w:noProof/>
              <w:sz w:val="22"/>
              <w:szCs w:val="22"/>
            </w:rPr>
          </w:pPr>
          <w:hyperlink w:anchor="_Toc202555952" w:history="1">
            <w:r w:rsidRPr="008025FB">
              <w:rPr>
                <w:rStyle w:val="Hyperlink"/>
                <w:noProof/>
              </w:rPr>
              <w:t>1.3</w:t>
            </w:r>
            <w:r>
              <w:rPr>
                <w:rFonts w:eastAsiaTheme="minorEastAsia" w:cstheme="minorBidi"/>
                <w:smallCaps w:val="0"/>
                <w:noProof/>
                <w:sz w:val="22"/>
                <w:szCs w:val="22"/>
              </w:rPr>
              <w:tab/>
            </w:r>
            <w:r w:rsidRPr="008025FB">
              <w:rPr>
                <w:rStyle w:val="Hyperlink"/>
                <w:noProof/>
              </w:rPr>
              <w:t>Research Objectives</w:t>
            </w:r>
            <w:r>
              <w:rPr>
                <w:noProof/>
                <w:webHidden/>
              </w:rPr>
              <w:tab/>
            </w:r>
            <w:r>
              <w:rPr>
                <w:noProof/>
                <w:webHidden/>
              </w:rPr>
              <w:fldChar w:fldCharType="begin"/>
            </w:r>
            <w:r>
              <w:rPr>
                <w:noProof/>
                <w:webHidden/>
              </w:rPr>
              <w:instrText xml:space="preserve"> PAGEREF _Toc202555952 \h </w:instrText>
            </w:r>
            <w:r>
              <w:rPr>
                <w:noProof/>
                <w:webHidden/>
              </w:rPr>
            </w:r>
            <w:r>
              <w:rPr>
                <w:noProof/>
                <w:webHidden/>
              </w:rPr>
              <w:fldChar w:fldCharType="separate"/>
            </w:r>
            <w:r>
              <w:rPr>
                <w:noProof/>
                <w:webHidden/>
              </w:rPr>
              <w:t>12</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53"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To make a machine laerning and AI powered system that will get the health parameters and will predict the heart disease risk rate</w:t>
            </w:r>
            <w:r>
              <w:rPr>
                <w:noProof/>
                <w:webHidden/>
              </w:rPr>
              <w:tab/>
            </w:r>
            <w:r>
              <w:rPr>
                <w:noProof/>
                <w:webHidden/>
              </w:rPr>
              <w:fldChar w:fldCharType="begin"/>
            </w:r>
            <w:r>
              <w:rPr>
                <w:noProof/>
                <w:webHidden/>
              </w:rPr>
              <w:instrText xml:space="preserve"> PAGEREF _Toc202555953 \h </w:instrText>
            </w:r>
            <w:r>
              <w:rPr>
                <w:noProof/>
                <w:webHidden/>
              </w:rPr>
            </w:r>
            <w:r>
              <w:rPr>
                <w:noProof/>
                <w:webHidden/>
              </w:rPr>
              <w:fldChar w:fldCharType="separate"/>
            </w:r>
            <w:r>
              <w:rPr>
                <w:noProof/>
                <w:webHidden/>
              </w:rPr>
              <w:t>12</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54"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To make a user friendly system where user can get the istant result in easy way</w:t>
            </w:r>
            <w:r>
              <w:rPr>
                <w:noProof/>
                <w:webHidden/>
              </w:rPr>
              <w:tab/>
            </w:r>
            <w:r>
              <w:rPr>
                <w:noProof/>
                <w:webHidden/>
              </w:rPr>
              <w:fldChar w:fldCharType="begin"/>
            </w:r>
            <w:r>
              <w:rPr>
                <w:noProof/>
                <w:webHidden/>
              </w:rPr>
              <w:instrText xml:space="preserve"> PAGEREF _Toc202555954 \h </w:instrText>
            </w:r>
            <w:r>
              <w:rPr>
                <w:noProof/>
                <w:webHidden/>
              </w:rPr>
            </w:r>
            <w:r>
              <w:rPr>
                <w:noProof/>
                <w:webHidden/>
              </w:rPr>
              <w:fldChar w:fldCharType="separate"/>
            </w:r>
            <w:r>
              <w:rPr>
                <w:noProof/>
                <w:webHidden/>
              </w:rPr>
              <w:t>12</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55"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To make connection of doctor and patient online and suggestion of nearest doctor based on location of user for physical checkup</w:t>
            </w:r>
            <w:r>
              <w:rPr>
                <w:noProof/>
                <w:webHidden/>
              </w:rPr>
              <w:tab/>
            </w:r>
            <w:r>
              <w:rPr>
                <w:noProof/>
                <w:webHidden/>
              </w:rPr>
              <w:fldChar w:fldCharType="begin"/>
            </w:r>
            <w:r>
              <w:rPr>
                <w:noProof/>
                <w:webHidden/>
              </w:rPr>
              <w:instrText xml:space="preserve"> PAGEREF _Toc202555955 \h </w:instrText>
            </w:r>
            <w:r>
              <w:rPr>
                <w:noProof/>
                <w:webHidden/>
              </w:rPr>
            </w:r>
            <w:r>
              <w:rPr>
                <w:noProof/>
                <w:webHidden/>
              </w:rPr>
              <w:fldChar w:fldCharType="separate"/>
            </w:r>
            <w:r>
              <w:rPr>
                <w:noProof/>
                <w:webHidden/>
              </w:rPr>
              <w:t>12</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56"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To make the health report of the patient so doctor can make a valid decision regard of patient treatment and condition.</w:t>
            </w:r>
            <w:r>
              <w:rPr>
                <w:noProof/>
                <w:webHidden/>
              </w:rPr>
              <w:tab/>
            </w:r>
            <w:r>
              <w:rPr>
                <w:noProof/>
                <w:webHidden/>
              </w:rPr>
              <w:fldChar w:fldCharType="begin"/>
            </w:r>
            <w:r>
              <w:rPr>
                <w:noProof/>
                <w:webHidden/>
              </w:rPr>
              <w:instrText xml:space="preserve"> PAGEREF _Toc202555956 \h </w:instrText>
            </w:r>
            <w:r>
              <w:rPr>
                <w:noProof/>
                <w:webHidden/>
              </w:rPr>
            </w:r>
            <w:r>
              <w:rPr>
                <w:noProof/>
                <w:webHidden/>
              </w:rPr>
              <w:fldChar w:fldCharType="separate"/>
            </w:r>
            <w:r>
              <w:rPr>
                <w:noProof/>
                <w:webHidden/>
              </w:rPr>
              <w:t>12</w:t>
            </w:r>
            <w:r>
              <w:rPr>
                <w:noProof/>
                <w:webHidden/>
              </w:rPr>
              <w:fldChar w:fldCharType="end"/>
            </w:r>
          </w:hyperlink>
        </w:p>
        <w:p w:rsidR="00D332CC" w:rsidRDefault="00D332CC">
          <w:pPr>
            <w:pStyle w:val="TOC2"/>
            <w:tabs>
              <w:tab w:val="right" w:leader="dot" w:pos="8636"/>
            </w:tabs>
            <w:rPr>
              <w:rFonts w:eastAsiaTheme="minorEastAsia" w:cstheme="minorBidi"/>
              <w:smallCaps w:val="0"/>
              <w:noProof/>
              <w:sz w:val="22"/>
              <w:szCs w:val="22"/>
            </w:rPr>
          </w:pPr>
          <w:hyperlink w:anchor="_Toc202555957" w:history="1">
            <w:r w:rsidRPr="008025FB">
              <w:rPr>
                <w:rStyle w:val="Hyperlink"/>
                <w:noProof/>
              </w:rPr>
              <w:t>1.4 Scope This project focus on predicting heart failure risk by using basic health parametric matrics. It is a web interface for patients, doctors and helpful for online and physical consultancy after anylsing heart failure risk. The system will be secure platform, scalable and reliable.</w:t>
            </w:r>
            <w:r>
              <w:rPr>
                <w:noProof/>
                <w:webHidden/>
              </w:rPr>
              <w:tab/>
            </w:r>
            <w:r>
              <w:rPr>
                <w:noProof/>
                <w:webHidden/>
              </w:rPr>
              <w:fldChar w:fldCharType="begin"/>
            </w:r>
            <w:r>
              <w:rPr>
                <w:noProof/>
                <w:webHidden/>
              </w:rPr>
              <w:instrText xml:space="preserve"> PAGEREF _Toc202555957 \h </w:instrText>
            </w:r>
            <w:r>
              <w:rPr>
                <w:noProof/>
                <w:webHidden/>
              </w:rPr>
            </w:r>
            <w:r>
              <w:rPr>
                <w:noProof/>
                <w:webHidden/>
              </w:rPr>
              <w:fldChar w:fldCharType="separate"/>
            </w:r>
            <w:r>
              <w:rPr>
                <w:noProof/>
                <w:webHidden/>
              </w:rPr>
              <w:t>12</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58"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we have developed the te frontend by using html, css, javascript’s framework react and backend by using django python.</w:t>
            </w:r>
            <w:r>
              <w:rPr>
                <w:noProof/>
                <w:webHidden/>
              </w:rPr>
              <w:tab/>
            </w:r>
            <w:r>
              <w:rPr>
                <w:noProof/>
                <w:webHidden/>
              </w:rPr>
              <w:fldChar w:fldCharType="begin"/>
            </w:r>
            <w:r>
              <w:rPr>
                <w:noProof/>
                <w:webHidden/>
              </w:rPr>
              <w:instrText xml:space="preserve"> PAGEREF _Toc202555958 \h </w:instrText>
            </w:r>
            <w:r>
              <w:rPr>
                <w:noProof/>
                <w:webHidden/>
              </w:rPr>
            </w:r>
            <w:r>
              <w:rPr>
                <w:noProof/>
                <w:webHidden/>
              </w:rPr>
              <w:fldChar w:fldCharType="separate"/>
            </w:r>
            <w:r>
              <w:rPr>
                <w:noProof/>
                <w:webHidden/>
              </w:rPr>
              <w:t>12</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59"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we have integrated AI and machine learning model on heart disease conditions</w:t>
            </w:r>
            <w:r>
              <w:rPr>
                <w:noProof/>
                <w:webHidden/>
              </w:rPr>
              <w:tab/>
            </w:r>
            <w:r>
              <w:rPr>
                <w:noProof/>
                <w:webHidden/>
              </w:rPr>
              <w:fldChar w:fldCharType="begin"/>
            </w:r>
            <w:r>
              <w:rPr>
                <w:noProof/>
                <w:webHidden/>
              </w:rPr>
              <w:instrText xml:space="preserve"> PAGEREF _Toc202555959 \h </w:instrText>
            </w:r>
            <w:r>
              <w:rPr>
                <w:noProof/>
                <w:webHidden/>
              </w:rPr>
            </w:r>
            <w:r>
              <w:rPr>
                <w:noProof/>
                <w:webHidden/>
              </w:rPr>
              <w:fldChar w:fldCharType="separate"/>
            </w:r>
            <w:r>
              <w:rPr>
                <w:noProof/>
                <w:webHidden/>
              </w:rPr>
              <w:t>12</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60"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we have provided a chatbot for user interaction</w:t>
            </w:r>
            <w:r>
              <w:rPr>
                <w:noProof/>
                <w:webHidden/>
              </w:rPr>
              <w:tab/>
            </w:r>
            <w:r>
              <w:rPr>
                <w:noProof/>
                <w:webHidden/>
              </w:rPr>
              <w:fldChar w:fldCharType="begin"/>
            </w:r>
            <w:r>
              <w:rPr>
                <w:noProof/>
                <w:webHidden/>
              </w:rPr>
              <w:instrText xml:space="preserve"> PAGEREF _Toc202555960 \h </w:instrText>
            </w:r>
            <w:r>
              <w:rPr>
                <w:noProof/>
                <w:webHidden/>
              </w:rPr>
            </w:r>
            <w:r>
              <w:rPr>
                <w:noProof/>
                <w:webHidden/>
              </w:rPr>
              <w:fldChar w:fldCharType="separate"/>
            </w:r>
            <w:r>
              <w:rPr>
                <w:noProof/>
                <w:webHidden/>
              </w:rPr>
              <w:t>12</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61"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we have integrated online consultancy and location based doctor suggestion</w:t>
            </w:r>
            <w:r>
              <w:rPr>
                <w:noProof/>
                <w:webHidden/>
              </w:rPr>
              <w:tab/>
            </w:r>
            <w:r>
              <w:rPr>
                <w:noProof/>
                <w:webHidden/>
              </w:rPr>
              <w:fldChar w:fldCharType="begin"/>
            </w:r>
            <w:r>
              <w:rPr>
                <w:noProof/>
                <w:webHidden/>
              </w:rPr>
              <w:instrText xml:space="preserve"> PAGEREF _Toc202555961 \h </w:instrText>
            </w:r>
            <w:r>
              <w:rPr>
                <w:noProof/>
                <w:webHidden/>
              </w:rPr>
            </w:r>
            <w:r>
              <w:rPr>
                <w:noProof/>
                <w:webHidden/>
              </w:rPr>
              <w:fldChar w:fldCharType="separate"/>
            </w:r>
            <w:r>
              <w:rPr>
                <w:noProof/>
                <w:webHidden/>
              </w:rPr>
              <w:t>12</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62"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We have made a doctor dashboard where they can register them and see the patient report details</w:t>
            </w:r>
            <w:r>
              <w:rPr>
                <w:noProof/>
                <w:webHidden/>
              </w:rPr>
              <w:tab/>
            </w:r>
            <w:r>
              <w:rPr>
                <w:noProof/>
                <w:webHidden/>
              </w:rPr>
              <w:fldChar w:fldCharType="begin"/>
            </w:r>
            <w:r>
              <w:rPr>
                <w:noProof/>
                <w:webHidden/>
              </w:rPr>
              <w:instrText xml:space="preserve"> PAGEREF _Toc202555962 \h </w:instrText>
            </w:r>
            <w:r>
              <w:rPr>
                <w:noProof/>
                <w:webHidden/>
              </w:rPr>
            </w:r>
            <w:r>
              <w:rPr>
                <w:noProof/>
                <w:webHidden/>
              </w:rPr>
              <w:fldChar w:fldCharType="separate"/>
            </w:r>
            <w:r>
              <w:rPr>
                <w:noProof/>
                <w:webHidden/>
              </w:rPr>
              <w:t>12</w:t>
            </w:r>
            <w:r>
              <w:rPr>
                <w:noProof/>
                <w:webHidden/>
              </w:rPr>
              <w:fldChar w:fldCharType="end"/>
            </w:r>
          </w:hyperlink>
        </w:p>
        <w:p w:rsidR="00D332CC" w:rsidRDefault="00D332CC">
          <w:pPr>
            <w:pStyle w:val="TOC2"/>
            <w:tabs>
              <w:tab w:val="left" w:pos="880"/>
              <w:tab w:val="right" w:leader="dot" w:pos="8636"/>
            </w:tabs>
            <w:rPr>
              <w:rFonts w:eastAsiaTheme="minorEastAsia" w:cstheme="minorBidi"/>
              <w:smallCaps w:val="0"/>
              <w:noProof/>
              <w:sz w:val="22"/>
              <w:szCs w:val="22"/>
            </w:rPr>
          </w:pPr>
          <w:hyperlink w:anchor="_Toc202555963" w:history="1">
            <w:r w:rsidRPr="008025FB">
              <w:rPr>
                <w:rStyle w:val="Hyperlink"/>
                <w:noProof/>
              </w:rPr>
              <w:t>1.4</w:t>
            </w:r>
            <w:r>
              <w:rPr>
                <w:rFonts w:eastAsiaTheme="minorEastAsia" w:cstheme="minorBidi"/>
                <w:smallCaps w:val="0"/>
                <w:noProof/>
                <w:sz w:val="22"/>
                <w:szCs w:val="22"/>
              </w:rPr>
              <w:tab/>
            </w:r>
            <w:r w:rsidRPr="008025FB">
              <w:rPr>
                <w:rStyle w:val="Hyperlink"/>
                <w:noProof/>
              </w:rPr>
              <w:t>Methodology</w:t>
            </w:r>
            <w:r>
              <w:rPr>
                <w:noProof/>
                <w:webHidden/>
              </w:rPr>
              <w:tab/>
            </w:r>
            <w:r>
              <w:rPr>
                <w:noProof/>
                <w:webHidden/>
              </w:rPr>
              <w:fldChar w:fldCharType="begin"/>
            </w:r>
            <w:r>
              <w:rPr>
                <w:noProof/>
                <w:webHidden/>
              </w:rPr>
              <w:instrText xml:space="preserve"> PAGEREF _Toc202555963 \h </w:instrText>
            </w:r>
            <w:r>
              <w:rPr>
                <w:noProof/>
                <w:webHidden/>
              </w:rPr>
            </w:r>
            <w:r>
              <w:rPr>
                <w:noProof/>
                <w:webHidden/>
              </w:rPr>
              <w:fldChar w:fldCharType="separate"/>
            </w:r>
            <w:r>
              <w:rPr>
                <w:noProof/>
                <w:webHidden/>
              </w:rPr>
              <w:t>13</w:t>
            </w:r>
            <w:r>
              <w:rPr>
                <w:noProof/>
                <w:webHidden/>
              </w:rPr>
              <w:fldChar w:fldCharType="end"/>
            </w:r>
          </w:hyperlink>
        </w:p>
        <w:p w:rsidR="00D332CC" w:rsidRDefault="00D332CC">
          <w:pPr>
            <w:pStyle w:val="TOC2"/>
            <w:tabs>
              <w:tab w:val="left" w:pos="880"/>
              <w:tab w:val="right" w:leader="dot" w:pos="8636"/>
            </w:tabs>
            <w:rPr>
              <w:rFonts w:eastAsiaTheme="minorEastAsia" w:cstheme="minorBidi"/>
              <w:smallCaps w:val="0"/>
              <w:noProof/>
              <w:sz w:val="22"/>
              <w:szCs w:val="22"/>
            </w:rPr>
          </w:pPr>
          <w:hyperlink w:anchor="_Toc202555964" w:history="1">
            <w:r w:rsidRPr="008025FB">
              <w:rPr>
                <w:rStyle w:val="Hyperlink"/>
                <w:noProof/>
              </w:rPr>
              <w:t>1.5</w:t>
            </w:r>
            <w:r>
              <w:rPr>
                <w:rFonts w:eastAsiaTheme="minorEastAsia" w:cstheme="minorBidi"/>
                <w:smallCaps w:val="0"/>
                <w:noProof/>
                <w:sz w:val="22"/>
                <w:szCs w:val="22"/>
              </w:rPr>
              <w:tab/>
            </w:r>
            <w:r w:rsidRPr="008025FB">
              <w:rPr>
                <w:rStyle w:val="Hyperlink"/>
                <w:noProof/>
              </w:rPr>
              <w:t>Significance/ Potential Applications</w:t>
            </w:r>
            <w:r>
              <w:rPr>
                <w:noProof/>
                <w:webHidden/>
              </w:rPr>
              <w:tab/>
            </w:r>
            <w:r>
              <w:rPr>
                <w:noProof/>
                <w:webHidden/>
              </w:rPr>
              <w:fldChar w:fldCharType="begin"/>
            </w:r>
            <w:r>
              <w:rPr>
                <w:noProof/>
                <w:webHidden/>
              </w:rPr>
              <w:instrText xml:space="preserve"> PAGEREF _Toc202555964 \h </w:instrText>
            </w:r>
            <w:r>
              <w:rPr>
                <w:noProof/>
                <w:webHidden/>
              </w:rPr>
            </w:r>
            <w:r>
              <w:rPr>
                <w:noProof/>
                <w:webHidden/>
              </w:rPr>
              <w:fldChar w:fldCharType="separate"/>
            </w:r>
            <w:r>
              <w:rPr>
                <w:noProof/>
                <w:webHidden/>
              </w:rPr>
              <w:t>13</w:t>
            </w:r>
            <w:r>
              <w:rPr>
                <w:noProof/>
                <w:webHidden/>
              </w:rPr>
              <w:fldChar w:fldCharType="end"/>
            </w:r>
          </w:hyperlink>
        </w:p>
        <w:p w:rsidR="00D332CC" w:rsidRDefault="00D332CC">
          <w:pPr>
            <w:pStyle w:val="TOC1"/>
            <w:tabs>
              <w:tab w:val="left" w:pos="440"/>
              <w:tab w:val="right" w:leader="dot" w:pos="8636"/>
            </w:tabs>
            <w:rPr>
              <w:rFonts w:eastAsiaTheme="minorEastAsia" w:cstheme="minorBidi"/>
              <w:b w:val="0"/>
              <w:bCs w:val="0"/>
              <w:caps w:val="0"/>
              <w:noProof/>
              <w:sz w:val="22"/>
              <w:szCs w:val="22"/>
            </w:rPr>
          </w:pPr>
          <w:hyperlink w:anchor="_Toc202555965" w:history="1">
            <w:r w:rsidRPr="008025FB">
              <w:rPr>
                <w:rStyle w:val="Hyperlink"/>
                <w:noProof/>
              </w:rPr>
              <w:t>2</w:t>
            </w:r>
            <w:r>
              <w:rPr>
                <w:rFonts w:eastAsiaTheme="minorEastAsia" w:cstheme="minorBidi"/>
                <w:b w:val="0"/>
                <w:bCs w:val="0"/>
                <w:caps w:val="0"/>
                <w:noProof/>
                <w:sz w:val="22"/>
                <w:szCs w:val="22"/>
              </w:rPr>
              <w:tab/>
            </w:r>
            <w:r w:rsidRPr="008025FB">
              <w:rPr>
                <w:rStyle w:val="Hyperlink"/>
                <w:noProof/>
              </w:rPr>
              <w:t>Background</w:t>
            </w:r>
            <w:r>
              <w:rPr>
                <w:noProof/>
                <w:webHidden/>
              </w:rPr>
              <w:tab/>
            </w:r>
            <w:r>
              <w:rPr>
                <w:noProof/>
                <w:webHidden/>
              </w:rPr>
              <w:fldChar w:fldCharType="begin"/>
            </w:r>
            <w:r>
              <w:rPr>
                <w:noProof/>
                <w:webHidden/>
              </w:rPr>
              <w:instrText xml:space="preserve"> PAGEREF _Toc202555965 \h </w:instrText>
            </w:r>
            <w:r>
              <w:rPr>
                <w:noProof/>
                <w:webHidden/>
              </w:rPr>
            </w:r>
            <w:r>
              <w:rPr>
                <w:noProof/>
                <w:webHidden/>
              </w:rPr>
              <w:fldChar w:fldCharType="separate"/>
            </w:r>
            <w:r>
              <w:rPr>
                <w:noProof/>
                <w:webHidden/>
              </w:rPr>
              <w:t>14</w:t>
            </w:r>
            <w:r>
              <w:rPr>
                <w:noProof/>
                <w:webHidden/>
              </w:rPr>
              <w:fldChar w:fldCharType="end"/>
            </w:r>
          </w:hyperlink>
        </w:p>
        <w:p w:rsidR="00D332CC" w:rsidRDefault="00D332CC">
          <w:pPr>
            <w:pStyle w:val="TOC1"/>
            <w:tabs>
              <w:tab w:val="left" w:pos="440"/>
              <w:tab w:val="right" w:leader="dot" w:pos="8636"/>
            </w:tabs>
            <w:rPr>
              <w:rFonts w:eastAsiaTheme="minorEastAsia" w:cstheme="minorBidi"/>
              <w:b w:val="0"/>
              <w:bCs w:val="0"/>
              <w:caps w:val="0"/>
              <w:noProof/>
              <w:sz w:val="22"/>
              <w:szCs w:val="22"/>
            </w:rPr>
          </w:pPr>
          <w:hyperlink w:anchor="_Toc202555966" w:history="1">
            <w:r w:rsidRPr="008025FB">
              <w:rPr>
                <w:rStyle w:val="Hyperlink"/>
                <w:noProof/>
              </w:rPr>
              <w:t>3</w:t>
            </w:r>
            <w:r>
              <w:rPr>
                <w:rFonts w:eastAsiaTheme="minorEastAsia" w:cstheme="minorBidi"/>
                <w:b w:val="0"/>
                <w:bCs w:val="0"/>
                <w:caps w:val="0"/>
                <w:noProof/>
                <w:sz w:val="22"/>
                <w:szCs w:val="22"/>
              </w:rPr>
              <w:tab/>
            </w:r>
            <w:r w:rsidRPr="008025FB">
              <w:rPr>
                <w:rStyle w:val="Hyperlink"/>
                <w:noProof/>
              </w:rPr>
              <w:t>Literature review</w:t>
            </w:r>
            <w:r>
              <w:rPr>
                <w:noProof/>
                <w:webHidden/>
              </w:rPr>
              <w:tab/>
            </w:r>
            <w:r>
              <w:rPr>
                <w:noProof/>
                <w:webHidden/>
              </w:rPr>
              <w:fldChar w:fldCharType="begin"/>
            </w:r>
            <w:r>
              <w:rPr>
                <w:noProof/>
                <w:webHidden/>
              </w:rPr>
              <w:instrText xml:space="preserve"> PAGEREF _Toc202555966 \h </w:instrText>
            </w:r>
            <w:r>
              <w:rPr>
                <w:noProof/>
                <w:webHidden/>
              </w:rPr>
            </w:r>
            <w:r>
              <w:rPr>
                <w:noProof/>
                <w:webHidden/>
              </w:rPr>
              <w:fldChar w:fldCharType="separate"/>
            </w:r>
            <w:r>
              <w:rPr>
                <w:noProof/>
                <w:webHidden/>
              </w:rPr>
              <w:t>15</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67"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Gap Analysis</w:t>
            </w:r>
            <w:r>
              <w:rPr>
                <w:noProof/>
                <w:webHidden/>
              </w:rPr>
              <w:tab/>
            </w:r>
            <w:r>
              <w:rPr>
                <w:noProof/>
                <w:webHidden/>
              </w:rPr>
              <w:fldChar w:fldCharType="begin"/>
            </w:r>
            <w:r>
              <w:rPr>
                <w:noProof/>
                <w:webHidden/>
              </w:rPr>
              <w:instrText xml:space="preserve"> PAGEREF _Toc202555967 \h </w:instrText>
            </w:r>
            <w:r>
              <w:rPr>
                <w:noProof/>
                <w:webHidden/>
              </w:rPr>
            </w:r>
            <w:r>
              <w:rPr>
                <w:noProof/>
                <w:webHidden/>
              </w:rPr>
              <w:fldChar w:fldCharType="separate"/>
            </w:r>
            <w:r>
              <w:rPr>
                <w:noProof/>
                <w:webHidden/>
              </w:rPr>
              <w:t>15</w:t>
            </w:r>
            <w:r>
              <w:rPr>
                <w:noProof/>
                <w:webHidden/>
              </w:rPr>
              <w:fldChar w:fldCharType="end"/>
            </w:r>
          </w:hyperlink>
        </w:p>
        <w:p w:rsidR="00D332CC" w:rsidRDefault="00D332CC">
          <w:pPr>
            <w:pStyle w:val="TOC1"/>
            <w:tabs>
              <w:tab w:val="left" w:pos="440"/>
              <w:tab w:val="right" w:leader="dot" w:pos="8636"/>
            </w:tabs>
            <w:rPr>
              <w:rFonts w:eastAsiaTheme="minorEastAsia" w:cstheme="minorBidi"/>
              <w:b w:val="0"/>
              <w:bCs w:val="0"/>
              <w:caps w:val="0"/>
              <w:noProof/>
              <w:sz w:val="22"/>
              <w:szCs w:val="22"/>
            </w:rPr>
          </w:pPr>
          <w:hyperlink w:anchor="_Toc202555968" w:history="1">
            <w:r w:rsidRPr="008025FB">
              <w:rPr>
                <w:rStyle w:val="Hyperlink"/>
                <w:noProof/>
              </w:rPr>
              <w:t>4</w:t>
            </w:r>
            <w:r>
              <w:rPr>
                <w:rFonts w:eastAsiaTheme="minorEastAsia" w:cstheme="minorBidi"/>
                <w:b w:val="0"/>
                <w:bCs w:val="0"/>
                <w:caps w:val="0"/>
                <w:noProof/>
                <w:sz w:val="22"/>
                <w:szCs w:val="22"/>
              </w:rPr>
              <w:tab/>
            </w:r>
            <w:r w:rsidRPr="008025FB">
              <w:rPr>
                <w:rStyle w:val="Hyperlink"/>
                <w:noProof/>
              </w:rPr>
              <w:t>Proposed Methodology</w:t>
            </w:r>
            <w:r>
              <w:rPr>
                <w:noProof/>
                <w:webHidden/>
              </w:rPr>
              <w:tab/>
            </w:r>
            <w:r>
              <w:rPr>
                <w:noProof/>
                <w:webHidden/>
              </w:rPr>
              <w:fldChar w:fldCharType="begin"/>
            </w:r>
            <w:r>
              <w:rPr>
                <w:noProof/>
                <w:webHidden/>
              </w:rPr>
              <w:instrText xml:space="preserve"> PAGEREF _Toc202555968 \h </w:instrText>
            </w:r>
            <w:r>
              <w:rPr>
                <w:noProof/>
                <w:webHidden/>
              </w:rPr>
            </w:r>
            <w:r>
              <w:rPr>
                <w:noProof/>
                <w:webHidden/>
              </w:rPr>
              <w:fldChar w:fldCharType="separate"/>
            </w:r>
            <w:r>
              <w:rPr>
                <w:noProof/>
                <w:webHidden/>
              </w:rPr>
              <w:t>17</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69"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Suggested Approach</w:t>
            </w:r>
            <w:r>
              <w:rPr>
                <w:noProof/>
                <w:webHidden/>
              </w:rPr>
              <w:tab/>
            </w:r>
            <w:r>
              <w:rPr>
                <w:noProof/>
                <w:webHidden/>
              </w:rPr>
              <w:fldChar w:fldCharType="begin"/>
            </w:r>
            <w:r>
              <w:rPr>
                <w:noProof/>
                <w:webHidden/>
              </w:rPr>
              <w:instrText xml:space="preserve"> PAGEREF _Toc202555969 \h </w:instrText>
            </w:r>
            <w:r>
              <w:rPr>
                <w:noProof/>
                <w:webHidden/>
              </w:rPr>
            </w:r>
            <w:r>
              <w:rPr>
                <w:noProof/>
                <w:webHidden/>
              </w:rPr>
              <w:fldChar w:fldCharType="separate"/>
            </w:r>
            <w:r>
              <w:rPr>
                <w:noProof/>
                <w:webHidden/>
              </w:rPr>
              <w:t>17</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70"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Workflow of the system</w:t>
            </w:r>
            <w:r>
              <w:rPr>
                <w:noProof/>
                <w:webHidden/>
              </w:rPr>
              <w:tab/>
            </w:r>
            <w:r>
              <w:rPr>
                <w:noProof/>
                <w:webHidden/>
              </w:rPr>
              <w:fldChar w:fldCharType="begin"/>
            </w:r>
            <w:r>
              <w:rPr>
                <w:noProof/>
                <w:webHidden/>
              </w:rPr>
              <w:instrText xml:space="preserve"> PAGEREF _Toc202555970 \h </w:instrText>
            </w:r>
            <w:r>
              <w:rPr>
                <w:noProof/>
                <w:webHidden/>
              </w:rPr>
            </w:r>
            <w:r>
              <w:rPr>
                <w:noProof/>
                <w:webHidden/>
              </w:rPr>
              <w:fldChar w:fldCharType="separate"/>
            </w:r>
            <w:r>
              <w:rPr>
                <w:noProof/>
                <w:webHidden/>
              </w:rPr>
              <w:t>17</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71"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Algorithms/Architecture</w:t>
            </w:r>
            <w:r>
              <w:rPr>
                <w:noProof/>
                <w:webHidden/>
              </w:rPr>
              <w:tab/>
            </w:r>
            <w:r>
              <w:rPr>
                <w:noProof/>
                <w:webHidden/>
              </w:rPr>
              <w:fldChar w:fldCharType="begin"/>
            </w:r>
            <w:r>
              <w:rPr>
                <w:noProof/>
                <w:webHidden/>
              </w:rPr>
              <w:instrText xml:space="preserve"> PAGEREF _Toc202555971 \h </w:instrText>
            </w:r>
            <w:r>
              <w:rPr>
                <w:noProof/>
                <w:webHidden/>
              </w:rPr>
            </w:r>
            <w:r>
              <w:rPr>
                <w:noProof/>
                <w:webHidden/>
              </w:rPr>
              <w:fldChar w:fldCharType="separate"/>
            </w:r>
            <w:r>
              <w:rPr>
                <w:noProof/>
                <w:webHidden/>
              </w:rPr>
              <w:t>18</w:t>
            </w:r>
            <w:r>
              <w:rPr>
                <w:noProof/>
                <w:webHidden/>
              </w:rPr>
              <w:fldChar w:fldCharType="end"/>
            </w:r>
          </w:hyperlink>
        </w:p>
        <w:p w:rsidR="00D332CC" w:rsidRDefault="00D332CC">
          <w:pPr>
            <w:pStyle w:val="TOC1"/>
            <w:tabs>
              <w:tab w:val="left" w:pos="440"/>
              <w:tab w:val="right" w:leader="dot" w:pos="8636"/>
            </w:tabs>
            <w:rPr>
              <w:rFonts w:eastAsiaTheme="minorEastAsia" w:cstheme="minorBidi"/>
              <w:b w:val="0"/>
              <w:bCs w:val="0"/>
              <w:caps w:val="0"/>
              <w:noProof/>
              <w:sz w:val="22"/>
              <w:szCs w:val="22"/>
            </w:rPr>
          </w:pPr>
          <w:hyperlink w:anchor="_Toc202555972" w:history="1">
            <w:r w:rsidRPr="008025FB">
              <w:rPr>
                <w:rStyle w:val="Hyperlink"/>
                <w:noProof/>
              </w:rPr>
              <w:t>5</w:t>
            </w:r>
            <w:r>
              <w:rPr>
                <w:rFonts w:eastAsiaTheme="minorEastAsia" w:cstheme="minorBidi"/>
                <w:b w:val="0"/>
                <w:bCs w:val="0"/>
                <w:caps w:val="0"/>
                <w:noProof/>
                <w:sz w:val="22"/>
                <w:szCs w:val="22"/>
              </w:rPr>
              <w:tab/>
            </w:r>
            <w:r w:rsidRPr="008025FB">
              <w:rPr>
                <w:rStyle w:val="Hyperlink"/>
                <w:noProof/>
              </w:rPr>
              <w:t>Design and Implementation</w:t>
            </w:r>
            <w:r>
              <w:rPr>
                <w:noProof/>
                <w:webHidden/>
              </w:rPr>
              <w:tab/>
            </w:r>
            <w:r>
              <w:rPr>
                <w:noProof/>
                <w:webHidden/>
              </w:rPr>
              <w:fldChar w:fldCharType="begin"/>
            </w:r>
            <w:r>
              <w:rPr>
                <w:noProof/>
                <w:webHidden/>
              </w:rPr>
              <w:instrText xml:space="preserve"> PAGEREF _Toc202555972 \h </w:instrText>
            </w:r>
            <w:r>
              <w:rPr>
                <w:noProof/>
                <w:webHidden/>
              </w:rPr>
            </w:r>
            <w:r>
              <w:rPr>
                <w:noProof/>
                <w:webHidden/>
              </w:rPr>
              <w:fldChar w:fldCharType="separate"/>
            </w:r>
            <w:r>
              <w:rPr>
                <w:noProof/>
                <w:webHidden/>
              </w:rPr>
              <w:t>19</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73"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System Design</w:t>
            </w:r>
            <w:r>
              <w:rPr>
                <w:noProof/>
                <w:webHidden/>
              </w:rPr>
              <w:tab/>
            </w:r>
            <w:r>
              <w:rPr>
                <w:noProof/>
                <w:webHidden/>
              </w:rPr>
              <w:fldChar w:fldCharType="begin"/>
            </w:r>
            <w:r>
              <w:rPr>
                <w:noProof/>
                <w:webHidden/>
              </w:rPr>
              <w:instrText xml:space="preserve"> PAGEREF _Toc202555973 \h </w:instrText>
            </w:r>
            <w:r>
              <w:rPr>
                <w:noProof/>
                <w:webHidden/>
              </w:rPr>
            </w:r>
            <w:r>
              <w:rPr>
                <w:noProof/>
                <w:webHidden/>
              </w:rPr>
              <w:fldChar w:fldCharType="separate"/>
            </w:r>
            <w:r>
              <w:rPr>
                <w:noProof/>
                <w:webHidden/>
              </w:rPr>
              <w:t>19</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74"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System Implementation</w:t>
            </w:r>
            <w:r>
              <w:rPr>
                <w:noProof/>
                <w:webHidden/>
              </w:rPr>
              <w:tab/>
            </w:r>
            <w:r>
              <w:rPr>
                <w:noProof/>
                <w:webHidden/>
              </w:rPr>
              <w:fldChar w:fldCharType="begin"/>
            </w:r>
            <w:r>
              <w:rPr>
                <w:noProof/>
                <w:webHidden/>
              </w:rPr>
              <w:instrText xml:space="preserve"> PAGEREF _Toc202555974 \h </w:instrText>
            </w:r>
            <w:r>
              <w:rPr>
                <w:noProof/>
                <w:webHidden/>
              </w:rPr>
            </w:r>
            <w:r>
              <w:rPr>
                <w:noProof/>
                <w:webHidden/>
              </w:rPr>
              <w:fldChar w:fldCharType="separate"/>
            </w:r>
            <w:r>
              <w:rPr>
                <w:noProof/>
                <w:webHidden/>
              </w:rPr>
              <w:t>19</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75"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Assumptions/Constraints (Optional)</w:t>
            </w:r>
            <w:r>
              <w:rPr>
                <w:noProof/>
                <w:webHidden/>
              </w:rPr>
              <w:tab/>
            </w:r>
            <w:r>
              <w:rPr>
                <w:noProof/>
                <w:webHidden/>
              </w:rPr>
              <w:fldChar w:fldCharType="begin"/>
            </w:r>
            <w:r>
              <w:rPr>
                <w:noProof/>
                <w:webHidden/>
              </w:rPr>
              <w:instrText xml:space="preserve"> PAGEREF _Toc202555975 \h </w:instrText>
            </w:r>
            <w:r>
              <w:rPr>
                <w:noProof/>
                <w:webHidden/>
              </w:rPr>
            </w:r>
            <w:r>
              <w:rPr>
                <w:noProof/>
                <w:webHidden/>
              </w:rPr>
              <w:fldChar w:fldCharType="separate"/>
            </w:r>
            <w:r>
              <w:rPr>
                <w:noProof/>
                <w:webHidden/>
              </w:rPr>
              <w:t>20</w:t>
            </w:r>
            <w:r>
              <w:rPr>
                <w:noProof/>
                <w:webHidden/>
              </w:rPr>
              <w:fldChar w:fldCharType="end"/>
            </w:r>
          </w:hyperlink>
        </w:p>
        <w:p w:rsidR="00D332CC" w:rsidRDefault="00D332CC">
          <w:pPr>
            <w:pStyle w:val="TOC1"/>
            <w:tabs>
              <w:tab w:val="left" w:pos="440"/>
              <w:tab w:val="right" w:leader="dot" w:pos="8636"/>
            </w:tabs>
            <w:rPr>
              <w:rFonts w:eastAsiaTheme="minorEastAsia" w:cstheme="minorBidi"/>
              <w:b w:val="0"/>
              <w:bCs w:val="0"/>
              <w:caps w:val="0"/>
              <w:noProof/>
              <w:sz w:val="22"/>
              <w:szCs w:val="22"/>
            </w:rPr>
          </w:pPr>
          <w:hyperlink w:anchor="_Toc202555976" w:history="1">
            <w:r w:rsidRPr="008025FB">
              <w:rPr>
                <w:rStyle w:val="Hyperlink"/>
                <w:noProof/>
              </w:rPr>
              <w:t>6</w:t>
            </w:r>
            <w:r>
              <w:rPr>
                <w:rFonts w:eastAsiaTheme="minorEastAsia" w:cstheme="minorBidi"/>
                <w:b w:val="0"/>
                <w:bCs w:val="0"/>
                <w:caps w:val="0"/>
                <w:noProof/>
                <w:sz w:val="22"/>
                <w:szCs w:val="22"/>
              </w:rPr>
              <w:tab/>
            </w:r>
            <w:r w:rsidRPr="008025FB">
              <w:rPr>
                <w:rStyle w:val="Hyperlink"/>
                <w:noProof/>
              </w:rPr>
              <w:t>Evaluation</w:t>
            </w:r>
            <w:r>
              <w:rPr>
                <w:noProof/>
                <w:webHidden/>
              </w:rPr>
              <w:tab/>
            </w:r>
            <w:r>
              <w:rPr>
                <w:noProof/>
                <w:webHidden/>
              </w:rPr>
              <w:fldChar w:fldCharType="begin"/>
            </w:r>
            <w:r>
              <w:rPr>
                <w:noProof/>
                <w:webHidden/>
              </w:rPr>
              <w:instrText xml:space="preserve"> PAGEREF _Toc202555976 \h </w:instrText>
            </w:r>
            <w:r>
              <w:rPr>
                <w:noProof/>
                <w:webHidden/>
              </w:rPr>
            </w:r>
            <w:r>
              <w:rPr>
                <w:noProof/>
                <w:webHidden/>
              </w:rPr>
              <w:fldChar w:fldCharType="separate"/>
            </w:r>
            <w:r>
              <w:rPr>
                <w:noProof/>
                <w:webHidden/>
              </w:rPr>
              <w:t>21</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77"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Experimentation</w:t>
            </w:r>
            <w:r>
              <w:rPr>
                <w:noProof/>
                <w:webHidden/>
              </w:rPr>
              <w:tab/>
            </w:r>
            <w:r>
              <w:rPr>
                <w:noProof/>
                <w:webHidden/>
              </w:rPr>
              <w:fldChar w:fldCharType="begin"/>
            </w:r>
            <w:r>
              <w:rPr>
                <w:noProof/>
                <w:webHidden/>
              </w:rPr>
              <w:instrText xml:space="preserve"> PAGEREF _Toc202555977 \h </w:instrText>
            </w:r>
            <w:r>
              <w:rPr>
                <w:noProof/>
                <w:webHidden/>
              </w:rPr>
            </w:r>
            <w:r>
              <w:rPr>
                <w:noProof/>
                <w:webHidden/>
              </w:rPr>
              <w:fldChar w:fldCharType="separate"/>
            </w:r>
            <w:r>
              <w:rPr>
                <w:noProof/>
                <w:webHidden/>
              </w:rPr>
              <w:t>21</w:t>
            </w:r>
            <w:r>
              <w:rPr>
                <w:noProof/>
                <w:webHidden/>
              </w:rPr>
              <w:fldChar w:fldCharType="end"/>
            </w:r>
          </w:hyperlink>
        </w:p>
        <w:p w:rsidR="00D332CC" w:rsidRDefault="00D332CC">
          <w:pPr>
            <w:pStyle w:val="TOC3"/>
            <w:tabs>
              <w:tab w:val="left" w:pos="1100"/>
              <w:tab w:val="right" w:leader="dot" w:pos="8636"/>
            </w:tabs>
            <w:rPr>
              <w:rFonts w:eastAsiaTheme="minorEastAsia" w:cstheme="minorBidi"/>
              <w:i w:val="0"/>
              <w:iCs w:val="0"/>
              <w:noProof/>
              <w:sz w:val="22"/>
              <w:szCs w:val="22"/>
            </w:rPr>
          </w:pPr>
          <w:hyperlink w:anchor="_Toc202555978" w:history="1">
            <w:r w:rsidRPr="008025FB">
              <w:rPr>
                <w:rStyle w:val="Hyperlink"/>
                <w:noProof/>
              </w:rPr>
              <w:t>6.1.1</w:t>
            </w:r>
            <w:r>
              <w:rPr>
                <w:rFonts w:eastAsiaTheme="minorEastAsia" w:cstheme="minorBidi"/>
                <w:i w:val="0"/>
                <w:iCs w:val="0"/>
                <w:noProof/>
                <w:sz w:val="22"/>
                <w:szCs w:val="22"/>
              </w:rPr>
              <w:tab/>
            </w:r>
            <w:r w:rsidRPr="008025FB">
              <w:rPr>
                <w:rStyle w:val="Hyperlink"/>
                <w:noProof/>
              </w:rPr>
              <w:t>Experimental Setup</w:t>
            </w:r>
            <w:r>
              <w:rPr>
                <w:noProof/>
                <w:webHidden/>
              </w:rPr>
              <w:tab/>
            </w:r>
            <w:r>
              <w:rPr>
                <w:noProof/>
                <w:webHidden/>
              </w:rPr>
              <w:fldChar w:fldCharType="begin"/>
            </w:r>
            <w:r>
              <w:rPr>
                <w:noProof/>
                <w:webHidden/>
              </w:rPr>
              <w:instrText xml:space="preserve"> PAGEREF _Toc202555978 \h </w:instrText>
            </w:r>
            <w:r>
              <w:rPr>
                <w:noProof/>
                <w:webHidden/>
              </w:rPr>
            </w:r>
            <w:r>
              <w:rPr>
                <w:noProof/>
                <w:webHidden/>
              </w:rPr>
              <w:fldChar w:fldCharType="separate"/>
            </w:r>
            <w:r>
              <w:rPr>
                <w:noProof/>
                <w:webHidden/>
              </w:rPr>
              <w:t>21</w:t>
            </w:r>
            <w:r>
              <w:rPr>
                <w:noProof/>
                <w:webHidden/>
              </w:rPr>
              <w:fldChar w:fldCharType="end"/>
            </w:r>
          </w:hyperlink>
        </w:p>
        <w:p w:rsidR="00D332CC" w:rsidRDefault="00D332CC">
          <w:pPr>
            <w:pStyle w:val="TOC3"/>
            <w:tabs>
              <w:tab w:val="left" w:pos="1100"/>
              <w:tab w:val="right" w:leader="dot" w:pos="8636"/>
            </w:tabs>
            <w:rPr>
              <w:rFonts w:eastAsiaTheme="minorEastAsia" w:cstheme="minorBidi"/>
              <w:i w:val="0"/>
              <w:iCs w:val="0"/>
              <w:noProof/>
              <w:sz w:val="22"/>
              <w:szCs w:val="22"/>
            </w:rPr>
          </w:pPr>
          <w:hyperlink w:anchor="_Toc202555979" w:history="1">
            <w:r w:rsidRPr="008025FB">
              <w:rPr>
                <w:rStyle w:val="Hyperlink"/>
                <w:noProof/>
              </w:rPr>
              <w:t>6.1.2</w:t>
            </w:r>
            <w:r>
              <w:rPr>
                <w:rFonts w:eastAsiaTheme="minorEastAsia" w:cstheme="minorBidi"/>
                <w:i w:val="0"/>
                <w:iCs w:val="0"/>
                <w:noProof/>
                <w:sz w:val="22"/>
                <w:szCs w:val="22"/>
              </w:rPr>
              <w:tab/>
            </w:r>
            <w:r w:rsidRPr="008025FB">
              <w:rPr>
                <w:rStyle w:val="Hyperlink"/>
                <w:noProof/>
              </w:rPr>
              <w:t>Experiments Design/Details</w:t>
            </w:r>
            <w:r>
              <w:rPr>
                <w:noProof/>
                <w:webHidden/>
              </w:rPr>
              <w:tab/>
            </w:r>
            <w:r>
              <w:rPr>
                <w:noProof/>
                <w:webHidden/>
              </w:rPr>
              <w:fldChar w:fldCharType="begin"/>
            </w:r>
            <w:r>
              <w:rPr>
                <w:noProof/>
                <w:webHidden/>
              </w:rPr>
              <w:instrText xml:space="preserve"> PAGEREF _Toc202555979 \h </w:instrText>
            </w:r>
            <w:r>
              <w:rPr>
                <w:noProof/>
                <w:webHidden/>
              </w:rPr>
            </w:r>
            <w:r>
              <w:rPr>
                <w:noProof/>
                <w:webHidden/>
              </w:rPr>
              <w:fldChar w:fldCharType="separate"/>
            </w:r>
            <w:r>
              <w:rPr>
                <w:noProof/>
                <w:webHidden/>
              </w:rPr>
              <w:t>21</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80"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Results</w:t>
            </w:r>
            <w:r>
              <w:rPr>
                <w:noProof/>
                <w:webHidden/>
              </w:rPr>
              <w:tab/>
            </w:r>
            <w:r>
              <w:rPr>
                <w:noProof/>
                <w:webHidden/>
              </w:rPr>
              <w:fldChar w:fldCharType="begin"/>
            </w:r>
            <w:r>
              <w:rPr>
                <w:noProof/>
                <w:webHidden/>
              </w:rPr>
              <w:instrText xml:space="preserve"> PAGEREF _Toc202555980 \h </w:instrText>
            </w:r>
            <w:r>
              <w:rPr>
                <w:noProof/>
                <w:webHidden/>
              </w:rPr>
            </w:r>
            <w:r>
              <w:rPr>
                <w:noProof/>
                <w:webHidden/>
              </w:rPr>
              <w:fldChar w:fldCharType="separate"/>
            </w:r>
            <w:r>
              <w:rPr>
                <w:noProof/>
                <w:webHidden/>
              </w:rPr>
              <w:t>21</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81"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Discussion/Analysis</w:t>
            </w:r>
            <w:r>
              <w:rPr>
                <w:noProof/>
                <w:webHidden/>
              </w:rPr>
              <w:tab/>
            </w:r>
            <w:r>
              <w:rPr>
                <w:noProof/>
                <w:webHidden/>
              </w:rPr>
              <w:fldChar w:fldCharType="begin"/>
            </w:r>
            <w:r>
              <w:rPr>
                <w:noProof/>
                <w:webHidden/>
              </w:rPr>
              <w:instrText xml:space="preserve"> PAGEREF _Toc202555981 \h </w:instrText>
            </w:r>
            <w:r>
              <w:rPr>
                <w:noProof/>
                <w:webHidden/>
              </w:rPr>
            </w:r>
            <w:r>
              <w:rPr>
                <w:noProof/>
                <w:webHidden/>
              </w:rPr>
              <w:fldChar w:fldCharType="separate"/>
            </w:r>
            <w:r>
              <w:rPr>
                <w:noProof/>
                <w:webHidden/>
              </w:rPr>
              <w:t>21</w:t>
            </w:r>
            <w:r>
              <w:rPr>
                <w:noProof/>
                <w:webHidden/>
              </w:rPr>
              <w:fldChar w:fldCharType="end"/>
            </w:r>
          </w:hyperlink>
        </w:p>
        <w:p w:rsidR="00D332CC" w:rsidRDefault="00D332CC">
          <w:pPr>
            <w:pStyle w:val="TOC1"/>
            <w:tabs>
              <w:tab w:val="left" w:pos="440"/>
              <w:tab w:val="right" w:leader="dot" w:pos="8636"/>
            </w:tabs>
            <w:rPr>
              <w:rFonts w:eastAsiaTheme="minorEastAsia" w:cstheme="minorBidi"/>
              <w:b w:val="0"/>
              <w:bCs w:val="0"/>
              <w:caps w:val="0"/>
              <w:noProof/>
              <w:sz w:val="22"/>
              <w:szCs w:val="22"/>
            </w:rPr>
          </w:pPr>
          <w:hyperlink w:anchor="_Toc202555982" w:history="1">
            <w:r w:rsidRPr="008025FB">
              <w:rPr>
                <w:rStyle w:val="Hyperlink"/>
                <w:noProof/>
              </w:rPr>
              <w:t>7</w:t>
            </w:r>
            <w:r>
              <w:rPr>
                <w:rFonts w:eastAsiaTheme="minorEastAsia" w:cstheme="minorBidi"/>
                <w:b w:val="0"/>
                <w:bCs w:val="0"/>
                <w:caps w:val="0"/>
                <w:noProof/>
                <w:sz w:val="22"/>
                <w:szCs w:val="22"/>
              </w:rPr>
              <w:tab/>
            </w:r>
            <w:r w:rsidRPr="008025FB">
              <w:rPr>
                <w:rStyle w:val="Hyperlink"/>
                <w:noProof/>
              </w:rPr>
              <w:t>Conclusion and Future work</w:t>
            </w:r>
            <w:r>
              <w:rPr>
                <w:noProof/>
                <w:webHidden/>
              </w:rPr>
              <w:tab/>
            </w:r>
            <w:r>
              <w:rPr>
                <w:noProof/>
                <w:webHidden/>
              </w:rPr>
              <w:fldChar w:fldCharType="begin"/>
            </w:r>
            <w:r>
              <w:rPr>
                <w:noProof/>
                <w:webHidden/>
              </w:rPr>
              <w:instrText xml:space="preserve"> PAGEREF _Toc202555982 \h </w:instrText>
            </w:r>
            <w:r>
              <w:rPr>
                <w:noProof/>
                <w:webHidden/>
              </w:rPr>
            </w:r>
            <w:r>
              <w:rPr>
                <w:noProof/>
                <w:webHidden/>
              </w:rPr>
              <w:fldChar w:fldCharType="separate"/>
            </w:r>
            <w:r>
              <w:rPr>
                <w:noProof/>
                <w:webHidden/>
              </w:rPr>
              <w:t>22</w:t>
            </w:r>
            <w:r>
              <w:rPr>
                <w:noProof/>
                <w:webHidden/>
              </w:rPr>
              <w:fldChar w:fldCharType="end"/>
            </w:r>
          </w:hyperlink>
        </w:p>
        <w:p w:rsidR="00D332CC" w:rsidRDefault="00D332CC">
          <w:pPr>
            <w:pStyle w:val="TOC1"/>
            <w:tabs>
              <w:tab w:val="left" w:pos="440"/>
              <w:tab w:val="right" w:leader="dot" w:pos="8636"/>
            </w:tabs>
            <w:rPr>
              <w:rFonts w:eastAsiaTheme="minorEastAsia" w:cstheme="minorBidi"/>
              <w:b w:val="0"/>
              <w:bCs w:val="0"/>
              <w:caps w:val="0"/>
              <w:noProof/>
              <w:sz w:val="22"/>
              <w:szCs w:val="22"/>
            </w:rPr>
          </w:pPr>
          <w:hyperlink w:anchor="_Toc202555983" w:history="1">
            <w:r w:rsidRPr="008025FB">
              <w:rPr>
                <w:rStyle w:val="Hyperlink"/>
                <w:noProof/>
              </w:rPr>
              <w:t>8</w:t>
            </w:r>
            <w:r>
              <w:rPr>
                <w:rFonts w:eastAsiaTheme="minorEastAsia" w:cstheme="minorBidi"/>
                <w:b w:val="0"/>
                <w:bCs w:val="0"/>
                <w:caps w:val="0"/>
                <w:noProof/>
                <w:sz w:val="22"/>
                <w:szCs w:val="22"/>
              </w:rPr>
              <w:tab/>
            </w:r>
            <w:r w:rsidRPr="008025FB">
              <w:rPr>
                <w:rStyle w:val="Hyperlink"/>
                <w:noProof/>
              </w:rPr>
              <w:t>References/ Bibliography</w:t>
            </w:r>
            <w:r>
              <w:rPr>
                <w:noProof/>
                <w:webHidden/>
              </w:rPr>
              <w:tab/>
            </w:r>
            <w:r>
              <w:rPr>
                <w:noProof/>
                <w:webHidden/>
              </w:rPr>
              <w:fldChar w:fldCharType="begin"/>
            </w:r>
            <w:r>
              <w:rPr>
                <w:noProof/>
                <w:webHidden/>
              </w:rPr>
              <w:instrText xml:space="preserve"> PAGEREF _Toc202555983 \h </w:instrText>
            </w:r>
            <w:r>
              <w:rPr>
                <w:noProof/>
                <w:webHidden/>
              </w:rPr>
            </w:r>
            <w:r>
              <w:rPr>
                <w:noProof/>
                <w:webHidden/>
              </w:rPr>
              <w:fldChar w:fldCharType="separate"/>
            </w:r>
            <w:r>
              <w:rPr>
                <w:noProof/>
                <w:webHidden/>
              </w:rPr>
              <w:t>23</w:t>
            </w:r>
            <w:r>
              <w:rPr>
                <w:noProof/>
                <w:webHidden/>
              </w:rPr>
              <w:fldChar w:fldCharType="end"/>
            </w:r>
          </w:hyperlink>
        </w:p>
        <w:p w:rsidR="00D332CC" w:rsidRDefault="00D332CC">
          <w:pPr>
            <w:pStyle w:val="TOC1"/>
            <w:tabs>
              <w:tab w:val="left" w:pos="440"/>
              <w:tab w:val="right" w:leader="dot" w:pos="8636"/>
            </w:tabs>
            <w:rPr>
              <w:rFonts w:eastAsiaTheme="minorEastAsia" w:cstheme="minorBidi"/>
              <w:b w:val="0"/>
              <w:bCs w:val="0"/>
              <w:caps w:val="0"/>
              <w:noProof/>
              <w:sz w:val="22"/>
              <w:szCs w:val="22"/>
            </w:rPr>
          </w:pPr>
          <w:hyperlink w:anchor="_Toc202555984" w:history="1">
            <w:r w:rsidRPr="008025FB">
              <w:rPr>
                <w:rStyle w:val="Hyperlink"/>
                <w:noProof/>
              </w:rPr>
              <w:t>9</w:t>
            </w:r>
            <w:r>
              <w:rPr>
                <w:rFonts w:eastAsiaTheme="minorEastAsia" w:cstheme="minorBidi"/>
                <w:b w:val="0"/>
                <w:bCs w:val="0"/>
                <w:caps w:val="0"/>
                <w:noProof/>
                <w:sz w:val="22"/>
                <w:szCs w:val="22"/>
              </w:rPr>
              <w:tab/>
            </w:r>
            <w:r w:rsidRPr="008025FB">
              <w:rPr>
                <w:rStyle w:val="Hyperlink"/>
                <w:noProof/>
              </w:rPr>
              <w:t>Appendix</w:t>
            </w:r>
            <w:r>
              <w:rPr>
                <w:noProof/>
                <w:webHidden/>
              </w:rPr>
              <w:tab/>
            </w:r>
            <w:r>
              <w:rPr>
                <w:noProof/>
                <w:webHidden/>
              </w:rPr>
              <w:fldChar w:fldCharType="begin"/>
            </w:r>
            <w:r>
              <w:rPr>
                <w:noProof/>
                <w:webHidden/>
              </w:rPr>
              <w:instrText xml:space="preserve"> PAGEREF _Toc202555984 \h </w:instrText>
            </w:r>
            <w:r>
              <w:rPr>
                <w:noProof/>
                <w:webHidden/>
              </w:rPr>
            </w:r>
            <w:r>
              <w:rPr>
                <w:noProof/>
                <w:webHidden/>
              </w:rPr>
              <w:fldChar w:fldCharType="separate"/>
            </w:r>
            <w:r>
              <w:rPr>
                <w:noProof/>
                <w:webHidden/>
              </w:rPr>
              <w:t>24</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85"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Glossary of terms</w:t>
            </w:r>
            <w:r>
              <w:rPr>
                <w:noProof/>
                <w:webHidden/>
              </w:rPr>
              <w:tab/>
            </w:r>
            <w:r>
              <w:rPr>
                <w:noProof/>
                <w:webHidden/>
              </w:rPr>
              <w:fldChar w:fldCharType="begin"/>
            </w:r>
            <w:r>
              <w:rPr>
                <w:noProof/>
                <w:webHidden/>
              </w:rPr>
              <w:instrText xml:space="preserve"> PAGEREF _Toc202555985 \h </w:instrText>
            </w:r>
            <w:r>
              <w:rPr>
                <w:noProof/>
                <w:webHidden/>
              </w:rPr>
            </w:r>
            <w:r>
              <w:rPr>
                <w:noProof/>
                <w:webHidden/>
              </w:rPr>
              <w:fldChar w:fldCharType="separate"/>
            </w:r>
            <w:r>
              <w:rPr>
                <w:noProof/>
                <w:webHidden/>
              </w:rPr>
              <w:t>24</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86"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Pre-requisites</w:t>
            </w:r>
            <w:r>
              <w:rPr>
                <w:noProof/>
                <w:webHidden/>
              </w:rPr>
              <w:tab/>
            </w:r>
            <w:r>
              <w:rPr>
                <w:noProof/>
                <w:webHidden/>
              </w:rPr>
              <w:fldChar w:fldCharType="begin"/>
            </w:r>
            <w:r>
              <w:rPr>
                <w:noProof/>
                <w:webHidden/>
              </w:rPr>
              <w:instrText xml:space="preserve"> PAGEREF _Toc202555986 \h </w:instrText>
            </w:r>
            <w:r>
              <w:rPr>
                <w:noProof/>
                <w:webHidden/>
              </w:rPr>
            </w:r>
            <w:r>
              <w:rPr>
                <w:noProof/>
                <w:webHidden/>
              </w:rPr>
              <w:fldChar w:fldCharType="separate"/>
            </w:r>
            <w:r>
              <w:rPr>
                <w:noProof/>
                <w:webHidden/>
              </w:rPr>
              <w:t>24</w:t>
            </w:r>
            <w:r>
              <w:rPr>
                <w:noProof/>
                <w:webHidden/>
              </w:rPr>
              <w:fldChar w:fldCharType="end"/>
            </w:r>
          </w:hyperlink>
        </w:p>
        <w:p w:rsidR="00D332CC" w:rsidRDefault="00D332CC">
          <w:pPr>
            <w:pStyle w:val="TOC2"/>
            <w:tabs>
              <w:tab w:val="left" w:pos="660"/>
              <w:tab w:val="right" w:leader="dot" w:pos="8636"/>
            </w:tabs>
            <w:rPr>
              <w:rFonts w:eastAsiaTheme="minorEastAsia" w:cstheme="minorBidi"/>
              <w:smallCaps w:val="0"/>
              <w:noProof/>
              <w:sz w:val="22"/>
              <w:szCs w:val="22"/>
            </w:rPr>
          </w:pPr>
          <w:hyperlink w:anchor="_Toc202555987" w:history="1">
            <w:r w:rsidRPr="008025FB">
              <w:rPr>
                <w:rStyle w:val="Hyperlink"/>
                <w:rFonts w:ascii="Symbol" w:hAnsi="Symbol"/>
                <w:noProof/>
              </w:rPr>
              <w:t></w:t>
            </w:r>
            <w:r>
              <w:rPr>
                <w:rFonts w:eastAsiaTheme="minorEastAsia" w:cstheme="minorBidi"/>
                <w:smallCaps w:val="0"/>
                <w:noProof/>
                <w:sz w:val="22"/>
                <w:szCs w:val="22"/>
              </w:rPr>
              <w:tab/>
            </w:r>
            <w:r w:rsidRPr="008025FB">
              <w:rPr>
                <w:rStyle w:val="Hyperlink"/>
                <w:noProof/>
              </w:rPr>
              <w:t>Reference/ Source Documents</w:t>
            </w:r>
            <w:r>
              <w:rPr>
                <w:noProof/>
                <w:webHidden/>
              </w:rPr>
              <w:tab/>
            </w:r>
            <w:r>
              <w:rPr>
                <w:noProof/>
                <w:webHidden/>
              </w:rPr>
              <w:fldChar w:fldCharType="begin"/>
            </w:r>
            <w:r>
              <w:rPr>
                <w:noProof/>
                <w:webHidden/>
              </w:rPr>
              <w:instrText xml:space="preserve"> PAGEREF _Toc202555987 \h </w:instrText>
            </w:r>
            <w:r>
              <w:rPr>
                <w:noProof/>
                <w:webHidden/>
              </w:rPr>
            </w:r>
            <w:r>
              <w:rPr>
                <w:noProof/>
                <w:webHidden/>
              </w:rPr>
              <w:fldChar w:fldCharType="separate"/>
            </w:r>
            <w:r>
              <w:rPr>
                <w:noProof/>
                <w:webHidden/>
              </w:rPr>
              <w:t>24</w:t>
            </w:r>
            <w:r>
              <w:rPr>
                <w:noProof/>
                <w:webHidden/>
              </w:rPr>
              <w:fldChar w:fldCharType="end"/>
            </w:r>
          </w:hyperlink>
        </w:p>
        <w:p w:rsidR="001340F4" w:rsidRPr="00CD7E37" w:rsidRDefault="004A1200" w:rsidP="001340F4">
          <w:pPr>
            <w:tabs>
              <w:tab w:val="center" w:pos="4320"/>
            </w:tabs>
          </w:pPr>
          <w:r>
            <w:rPr>
              <w:rFonts w:asciiTheme="minorHAnsi" w:hAnsiTheme="minorHAnsi" w:cstheme="minorHAnsi"/>
              <w:i/>
              <w:iCs/>
              <w:smallCaps/>
              <w:sz w:val="20"/>
              <w:szCs w:val="20"/>
            </w:rPr>
            <w:fldChar w:fldCharType="end"/>
          </w:r>
        </w:p>
      </w:sdtContent>
    </w:sdt>
    <w:bookmarkEnd w:id="0" w:displacedByCustomXml="prev"/>
    <w:bookmarkStart w:id="74" w:name="_Toc408224651" w:displacedByCustomXml="prev"/>
    <w:p w:rsidR="001340F4" w:rsidRDefault="001340F4" w:rsidP="001340F4"/>
    <w:p w:rsidR="001340F4" w:rsidRDefault="001340F4" w:rsidP="001340F4"/>
    <w:p w:rsidR="001340F4" w:rsidRDefault="001340F4" w:rsidP="001340F4"/>
    <w:p w:rsidR="001340F4" w:rsidRPr="00200EF9" w:rsidRDefault="001340F4" w:rsidP="001340F4">
      <w:pPr>
        <w:pStyle w:val="Heading1"/>
        <w:numPr>
          <w:ilvl w:val="0"/>
          <w:numId w:val="0"/>
        </w:numPr>
      </w:pPr>
      <w:bookmarkStart w:id="75" w:name="_Toc408224337"/>
      <w:bookmarkStart w:id="76" w:name="_Toc408224659"/>
      <w:bookmarkStart w:id="77" w:name="_Toc202555944"/>
      <w:r w:rsidRPr="00200EF9">
        <w:lastRenderedPageBreak/>
        <w:t>Definitions and Acronyms</w:t>
      </w:r>
      <w:bookmarkEnd w:id="75"/>
      <w:bookmarkEnd w:id="76"/>
      <w:bookmarkEnd w:id="77"/>
    </w:p>
    <w:p w:rsidR="001340F4" w:rsidRDefault="001340F4" w:rsidP="001340F4">
      <w:pPr>
        <w:pStyle w:val="Comment"/>
      </w:pPr>
      <w:r>
        <w:t xml:space="preserve">Provide definitions or references to all the definitions of the special terms and acronyms used within this document. </w:t>
      </w:r>
    </w:p>
    <w:p w:rsidR="001340F4" w:rsidRPr="00235B3F" w:rsidRDefault="001340F4" w:rsidP="001340F4">
      <w:pPr>
        <w:rPr>
          <w:rFonts w:ascii="Book Antiqua" w:hAnsi="Book Antiqua"/>
          <w:b/>
          <w:bCs/>
        </w:rPr>
      </w:pPr>
    </w:p>
    <w:p w:rsidR="001340F4" w:rsidRDefault="001340F4" w:rsidP="001340F4"/>
    <w:p w:rsidR="001340F4" w:rsidRPr="00081E43" w:rsidRDefault="001340F4" w:rsidP="001340F4">
      <w:pPr>
        <w:rPr>
          <w:b/>
        </w:rPr>
      </w:pPr>
    </w:p>
    <w:p w:rsidR="00081E43" w:rsidRPr="00081E43" w:rsidRDefault="00081E43" w:rsidP="00081E43">
      <w:pPr>
        <w:rPr>
          <w:b/>
        </w:rPr>
      </w:pPr>
      <w:r w:rsidRPr="00081E43">
        <w:rPr>
          <w:b/>
        </w:rPr>
        <w:t xml:space="preserve">CNN (Convolutional Neural Network)  </w:t>
      </w:r>
    </w:p>
    <w:p w:rsidR="00081E43" w:rsidRDefault="00081E43" w:rsidP="00081E43">
      <w:r>
        <w:t xml:space="preserve">Uses deep learning techniques to study and </w:t>
      </w:r>
      <w:r>
        <w:t>analyses</w:t>
      </w:r>
      <w:r>
        <w:t xml:space="preserve"> visual images and patterns.</w:t>
      </w:r>
    </w:p>
    <w:p w:rsidR="00081E43" w:rsidRPr="00081E43" w:rsidRDefault="00081E43" w:rsidP="00081E43">
      <w:pPr>
        <w:rPr>
          <w:b/>
        </w:rPr>
      </w:pPr>
    </w:p>
    <w:p w:rsidR="00081E43" w:rsidRPr="00081E43" w:rsidRDefault="00081E43" w:rsidP="00081E43">
      <w:pPr>
        <w:rPr>
          <w:b/>
        </w:rPr>
      </w:pPr>
      <w:r w:rsidRPr="00081E43">
        <w:rPr>
          <w:b/>
        </w:rPr>
        <w:t>HTML (</w:t>
      </w:r>
      <w:r w:rsidRPr="00081E43">
        <w:rPr>
          <w:b/>
        </w:rPr>
        <w:t>Hypertext</w:t>
      </w:r>
      <w:r w:rsidRPr="00081E43">
        <w:rPr>
          <w:b/>
        </w:rPr>
        <w:t xml:space="preserve"> Markup Language)  </w:t>
      </w:r>
    </w:p>
    <w:p w:rsidR="00081E43" w:rsidRDefault="00081E43" w:rsidP="00081E43">
      <w:r>
        <w:t>The foundational computer language that sets up the framework of websites.</w:t>
      </w:r>
    </w:p>
    <w:p w:rsidR="00081E43" w:rsidRPr="00081E43" w:rsidRDefault="00081E43" w:rsidP="00081E43">
      <w:pPr>
        <w:rPr>
          <w:b/>
        </w:rPr>
      </w:pPr>
    </w:p>
    <w:p w:rsidR="00081E43" w:rsidRPr="00081E43" w:rsidRDefault="00081E43" w:rsidP="00081E43">
      <w:pPr>
        <w:rPr>
          <w:b/>
        </w:rPr>
      </w:pPr>
      <w:r w:rsidRPr="00081E43">
        <w:rPr>
          <w:b/>
        </w:rPr>
        <w:t xml:space="preserve">CSS (Cascading Style Sheets)  </w:t>
      </w:r>
    </w:p>
    <w:p w:rsidR="00081E43" w:rsidRDefault="00081E43" w:rsidP="00081E43">
      <w:r>
        <w:t>Used for the aesthetic design of websites including colors, fonts, and layout structures.</w:t>
      </w:r>
    </w:p>
    <w:p w:rsidR="00081E43" w:rsidRDefault="00081E43" w:rsidP="00081E43"/>
    <w:p w:rsidR="00081E43" w:rsidRPr="00081E43" w:rsidRDefault="00081E43" w:rsidP="00081E43">
      <w:pPr>
        <w:rPr>
          <w:b/>
        </w:rPr>
      </w:pPr>
      <w:r w:rsidRPr="00081E43">
        <w:rPr>
          <w:b/>
        </w:rPr>
        <w:t xml:space="preserve">React:  </w:t>
      </w:r>
    </w:p>
    <w:p w:rsidR="00081E43" w:rsidRDefault="00081E43" w:rsidP="00081E43">
      <w:r>
        <w:t xml:space="preserve">A web library written in </w:t>
      </w:r>
      <w:r w:rsidR="00501791">
        <w:t>JavaScript</w:t>
      </w:r>
      <w:r>
        <w:t xml:space="preserve"> that allows the creation of dynamic and responsive web interfaces.</w:t>
      </w:r>
    </w:p>
    <w:p w:rsidR="00081E43" w:rsidRDefault="00081E43" w:rsidP="00081E43"/>
    <w:p w:rsidR="00081E43" w:rsidRPr="00081E43" w:rsidRDefault="00081E43" w:rsidP="00081E43">
      <w:pPr>
        <w:rPr>
          <w:b/>
        </w:rPr>
      </w:pPr>
      <w:r w:rsidRPr="00081E43">
        <w:rPr>
          <w:b/>
        </w:rPr>
        <w:t xml:space="preserve">Django (Python)  </w:t>
      </w:r>
    </w:p>
    <w:p w:rsidR="00081E43" w:rsidRDefault="00081E43" w:rsidP="00081E43">
      <w:r>
        <w:t>A web framework for Python that allows the development of secure, reliable and scalable web applications.</w:t>
      </w:r>
    </w:p>
    <w:p w:rsidR="00081E43" w:rsidRDefault="00081E43" w:rsidP="00081E43"/>
    <w:p w:rsidR="00081E43" w:rsidRPr="00081E43" w:rsidRDefault="00081E43" w:rsidP="00081E43">
      <w:pPr>
        <w:rPr>
          <w:b/>
        </w:rPr>
      </w:pPr>
      <w:r w:rsidRPr="00081E43">
        <w:rPr>
          <w:b/>
        </w:rPr>
        <w:t xml:space="preserve">Random Forest:  </w:t>
      </w:r>
    </w:p>
    <w:p w:rsidR="00081E43" w:rsidRDefault="00081E43" w:rsidP="00081E43">
      <w:r>
        <w:t xml:space="preserve">A </w:t>
      </w:r>
      <w:r>
        <w:t>term</w:t>
      </w:r>
      <w:r>
        <w:t xml:space="preserve"> of the ml theory which refers to the algorithm that integrates a number of decision trees to produce a prediction.</w:t>
      </w:r>
    </w:p>
    <w:p w:rsidR="00081E43" w:rsidRPr="00081E43" w:rsidRDefault="00081E43" w:rsidP="00081E43">
      <w:pPr>
        <w:rPr>
          <w:b/>
        </w:rPr>
      </w:pPr>
    </w:p>
    <w:p w:rsidR="00081E43" w:rsidRPr="00081E43" w:rsidRDefault="00081E43" w:rsidP="00081E43">
      <w:pPr>
        <w:rPr>
          <w:b/>
        </w:rPr>
      </w:pPr>
      <w:r w:rsidRPr="00081E43">
        <w:rPr>
          <w:b/>
        </w:rPr>
        <w:t xml:space="preserve">Regression Tree:  </w:t>
      </w:r>
    </w:p>
    <w:p w:rsidR="00081E43" w:rsidRDefault="00081E43" w:rsidP="00081E43">
      <w:r>
        <w:t xml:space="preserve"> A form of decision tree designed explicitly for predicting continuous quantitative variables.</w:t>
      </w:r>
    </w:p>
    <w:p w:rsidR="00081E43" w:rsidRDefault="00081E43" w:rsidP="00081E43"/>
    <w:p w:rsidR="00081E43" w:rsidRPr="00081E43" w:rsidRDefault="00081E43" w:rsidP="00081E43">
      <w:pPr>
        <w:rPr>
          <w:b/>
        </w:rPr>
      </w:pPr>
      <w:r w:rsidRPr="00081E43">
        <w:rPr>
          <w:b/>
        </w:rPr>
        <w:t xml:space="preserve">PostgreSQL  </w:t>
      </w:r>
    </w:p>
    <w:p w:rsidR="00081E43" w:rsidRDefault="00081E43" w:rsidP="00081E43">
      <w:r>
        <w:t>A robust database management system that is freely available and is used for the storage and management of structured information.</w:t>
      </w:r>
    </w:p>
    <w:p w:rsidR="00081E43" w:rsidRDefault="00081E43" w:rsidP="00081E43"/>
    <w:p w:rsidR="00081E43" w:rsidRPr="00081E43" w:rsidRDefault="00081E43" w:rsidP="00081E43">
      <w:pPr>
        <w:rPr>
          <w:b/>
        </w:rPr>
      </w:pPr>
      <w:r w:rsidRPr="00081E43">
        <w:rPr>
          <w:b/>
        </w:rPr>
        <w:t xml:space="preserve">SQLite:  </w:t>
      </w:r>
    </w:p>
    <w:p w:rsidR="00081E43" w:rsidRDefault="00081E43" w:rsidP="00081E43">
      <w:r>
        <w:t>A lightweight database that saves all its data in a single file. Ideal for small applications.</w:t>
      </w:r>
    </w:p>
    <w:p w:rsidR="00081E43" w:rsidRDefault="00081E43" w:rsidP="00081E43"/>
    <w:p w:rsidR="00081E43" w:rsidRPr="00081E43" w:rsidRDefault="00081E43" w:rsidP="00081E43">
      <w:pPr>
        <w:rPr>
          <w:b/>
        </w:rPr>
      </w:pPr>
      <w:r w:rsidRPr="00081E43">
        <w:rPr>
          <w:b/>
        </w:rPr>
        <w:t xml:space="preserve">Google Cloud  </w:t>
      </w:r>
    </w:p>
    <w:p w:rsidR="00081E43" w:rsidRDefault="00081E43" w:rsidP="00081E43">
      <w:r>
        <w:t>A Google service providing hosting, cloud storage and machine learning services.</w:t>
      </w:r>
    </w:p>
    <w:p w:rsidR="00081E43" w:rsidRPr="00081E43" w:rsidRDefault="00081E43" w:rsidP="00081E43">
      <w:pPr>
        <w:rPr>
          <w:b/>
        </w:rPr>
      </w:pPr>
    </w:p>
    <w:p w:rsidR="00081E43" w:rsidRPr="00081E43" w:rsidRDefault="00081E43" w:rsidP="00081E43">
      <w:pPr>
        <w:rPr>
          <w:b/>
        </w:rPr>
      </w:pPr>
      <w:r w:rsidRPr="00081E43">
        <w:rPr>
          <w:b/>
        </w:rPr>
        <w:t xml:space="preserve">REST API (Representational State </w:t>
      </w:r>
      <w:r w:rsidRPr="00081E43">
        <w:rPr>
          <w:b/>
        </w:rPr>
        <w:t>Transfer):</w:t>
      </w:r>
    </w:p>
    <w:p w:rsidR="00081E43" w:rsidRDefault="00081E43" w:rsidP="00081E43">
      <w:r>
        <w:t>Provides a means for application programs to communicate over the internet such as web applications calling a server.</w:t>
      </w:r>
    </w:p>
    <w:p w:rsidR="00081E43" w:rsidRPr="00081E43" w:rsidRDefault="00081E43" w:rsidP="00081E43">
      <w:pPr>
        <w:rPr>
          <w:b/>
        </w:rPr>
      </w:pPr>
    </w:p>
    <w:p w:rsidR="00081E43" w:rsidRPr="00081E43" w:rsidRDefault="00081E43" w:rsidP="00081E43">
      <w:pPr>
        <w:rPr>
          <w:b/>
        </w:rPr>
      </w:pPr>
      <w:r w:rsidRPr="00081E43">
        <w:rPr>
          <w:b/>
        </w:rPr>
        <w:t>API (Application Programming Interface</w:t>
      </w:r>
      <w:r w:rsidRPr="00081E43">
        <w:rPr>
          <w:b/>
        </w:rPr>
        <w:t>):</w:t>
      </w:r>
      <w:r w:rsidRPr="00081E43">
        <w:rPr>
          <w:b/>
        </w:rPr>
        <w:t xml:space="preserve"> </w:t>
      </w:r>
    </w:p>
    <w:p w:rsidR="00081E43" w:rsidRDefault="00081E43" w:rsidP="00081E43">
      <w:r>
        <w:t>A software interface that enables two or more applications to interact by combining diverse computer programs.</w:t>
      </w:r>
    </w:p>
    <w:p w:rsidR="00081E43" w:rsidRPr="00081E43" w:rsidRDefault="00081E43" w:rsidP="00081E43">
      <w:pPr>
        <w:rPr>
          <w:b/>
        </w:rPr>
      </w:pPr>
    </w:p>
    <w:p w:rsidR="00081E43" w:rsidRPr="00081E43" w:rsidRDefault="00081E43" w:rsidP="00081E43">
      <w:pPr>
        <w:rPr>
          <w:b/>
        </w:rPr>
      </w:pPr>
      <w:r w:rsidRPr="00081E43">
        <w:rPr>
          <w:b/>
        </w:rPr>
        <w:t>NLP (N</w:t>
      </w:r>
      <w:r w:rsidRPr="00081E43">
        <w:rPr>
          <w:b/>
        </w:rPr>
        <w:t>atural Language Processing):</w:t>
      </w:r>
    </w:p>
    <w:p w:rsidR="00081E43" w:rsidRDefault="00081E43" w:rsidP="00081E43">
      <w:r>
        <w:t>This is a field of artificial intelligence aimed with making understanding and responding to human language possible for machines.</w:t>
      </w:r>
    </w:p>
    <w:p w:rsidR="00081E43" w:rsidRDefault="00081E43" w:rsidP="00081E43"/>
    <w:p w:rsidR="00081E43" w:rsidRPr="00081E43" w:rsidRDefault="00081E43" w:rsidP="00081E43">
      <w:pPr>
        <w:rPr>
          <w:b/>
        </w:rPr>
      </w:pPr>
      <w:r w:rsidRPr="00081E43">
        <w:rPr>
          <w:b/>
        </w:rPr>
        <w:t>FAQ</w:t>
      </w:r>
      <w:r w:rsidRPr="00081E43">
        <w:rPr>
          <w:b/>
        </w:rPr>
        <w:t>s (Frequently Asked Questions):</w:t>
      </w:r>
    </w:p>
    <w:p w:rsidR="00081E43" w:rsidRDefault="00081E43" w:rsidP="00081E43">
      <w:r>
        <w:t>These are standardized question and answer pairs created to assist users in resolving issues as fast as possible.</w:t>
      </w:r>
    </w:p>
    <w:p w:rsidR="00081E43" w:rsidRDefault="00081E43" w:rsidP="00081E43"/>
    <w:p w:rsidR="00081E43" w:rsidRPr="00081E43" w:rsidRDefault="00081E43" w:rsidP="00081E43">
      <w:pPr>
        <w:rPr>
          <w:b/>
        </w:rPr>
      </w:pPr>
      <w:r w:rsidRPr="00081E43">
        <w:rPr>
          <w:b/>
        </w:rPr>
        <w:t>UI Interface:</w:t>
      </w:r>
    </w:p>
    <w:p w:rsidR="00081E43" w:rsidRDefault="00081E43" w:rsidP="00081E43">
      <w:pPr>
        <w:autoSpaceDE/>
        <w:autoSpaceDN/>
        <w:spacing w:after="0"/>
        <w:jc w:val="left"/>
        <w:rPr>
          <w:sz w:val="24"/>
          <w:szCs w:val="24"/>
        </w:rPr>
      </w:pPr>
      <w:r w:rsidRPr="00081E43">
        <w:rPr>
          <w:sz w:val="24"/>
          <w:szCs w:val="24"/>
        </w:rPr>
        <w:t>The visual portion of a system, or what users click, type, and see on screen, is called the user interface, or UI.</w:t>
      </w:r>
      <w:r w:rsidRPr="00081E43">
        <w:rPr>
          <w:sz w:val="24"/>
          <w:szCs w:val="24"/>
        </w:rPr>
        <w:br/>
      </w:r>
    </w:p>
    <w:p w:rsidR="00081E43" w:rsidRDefault="00081E43" w:rsidP="00081E43">
      <w:pPr>
        <w:autoSpaceDE/>
        <w:autoSpaceDN/>
        <w:spacing w:after="0"/>
        <w:jc w:val="left"/>
        <w:rPr>
          <w:sz w:val="24"/>
          <w:szCs w:val="24"/>
        </w:rPr>
      </w:pPr>
      <w:r w:rsidRPr="00081E43">
        <w:rPr>
          <w:b/>
          <w:sz w:val="24"/>
          <w:szCs w:val="24"/>
        </w:rPr>
        <w:t>ML:</w:t>
      </w:r>
      <w:r w:rsidRPr="00081E43">
        <w:rPr>
          <w:b/>
          <w:sz w:val="24"/>
          <w:szCs w:val="24"/>
        </w:rPr>
        <w:br/>
      </w:r>
      <w:r w:rsidRPr="00081E43">
        <w:rPr>
          <w:sz w:val="24"/>
          <w:szCs w:val="24"/>
        </w:rPr>
        <w:t>Machine learning, or ML, is a branch of artificial intelligence in which computers learn from data and make decisions without explicit programming.</w:t>
      </w:r>
      <w:r w:rsidRPr="00081E43">
        <w:rPr>
          <w:sz w:val="24"/>
          <w:szCs w:val="24"/>
        </w:rPr>
        <w:br/>
      </w:r>
    </w:p>
    <w:p w:rsidR="00081E43" w:rsidRDefault="00081E43" w:rsidP="00081E43">
      <w:pPr>
        <w:autoSpaceDE/>
        <w:autoSpaceDN/>
        <w:spacing w:after="0"/>
        <w:jc w:val="left"/>
        <w:rPr>
          <w:sz w:val="24"/>
          <w:szCs w:val="24"/>
        </w:rPr>
      </w:pPr>
      <w:r w:rsidRPr="00081E43">
        <w:rPr>
          <w:b/>
          <w:sz w:val="24"/>
          <w:szCs w:val="24"/>
        </w:rPr>
        <w:t>PEP8:</w:t>
      </w:r>
      <w:r w:rsidRPr="00081E43">
        <w:rPr>
          <w:b/>
          <w:sz w:val="24"/>
          <w:szCs w:val="24"/>
        </w:rPr>
        <w:br/>
      </w:r>
      <w:r w:rsidRPr="00081E43">
        <w:rPr>
          <w:sz w:val="24"/>
          <w:szCs w:val="24"/>
        </w:rPr>
        <w:t>PEP8: A collection of guidelines for creating readable and clear Python code.</w:t>
      </w:r>
      <w:r w:rsidRPr="00081E43">
        <w:rPr>
          <w:sz w:val="24"/>
          <w:szCs w:val="24"/>
        </w:rPr>
        <w:br/>
      </w:r>
    </w:p>
    <w:p w:rsidR="00081E43" w:rsidRPr="00081E43" w:rsidRDefault="00081E43" w:rsidP="00081E43">
      <w:pPr>
        <w:autoSpaceDE/>
        <w:autoSpaceDN/>
        <w:spacing w:after="0"/>
        <w:jc w:val="left"/>
        <w:rPr>
          <w:sz w:val="24"/>
          <w:szCs w:val="24"/>
        </w:rPr>
      </w:pPr>
      <w:r w:rsidRPr="00081E43">
        <w:rPr>
          <w:b/>
          <w:sz w:val="24"/>
          <w:szCs w:val="24"/>
        </w:rPr>
        <w:t>JSON:</w:t>
      </w:r>
      <w:r w:rsidRPr="00081E43">
        <w:rPr>
          <w:b/>
          <w:sz w:val="24"/>
          <w:szCs w:val="24"/>
        </w:rPr>
        <w:br/>
      </w:r>
      <w:r w:rsidRPr="00081E43">
        <w:rPr>
          <w:sz w:val="24"/>
          <w:szCs w:val="24"/>
        </w:rPr>
        <w:t>JavaScript Object Notation, or JSON, is a format for data exchange and storage that is frequently used between frontend and backend systems.</w:t>
      </w:r>
    </w:p>
    <w:p w:rsidR="001340F4" w:rsidRDefault="001340F4" w:rsidP="001340F4"/>
    <w:p w:rsidR="001340F4" w:rsidRDefault="001340F4" w:rsidP="001340F4"/>
    <w:p w:rsidR="001340F4" w:rsidRDefault="001340F4" w:rsidP="001340F4"/>
    <w:p w:rsidR="001340F4" w:rsidRDefault="001340F4" w:rsidP="001340F4"/>
    <w:p w:rsidR="001340F4" w:rsidRDefault="001340F4" w:rsidP="001340F4"/>
    <w:p w:rsidR="001340F4" w:rsidRDefault="001340F4" w:rsidP="001340F4"/>
    <w:p w:rsidR="001340F4" w:rsidRPr="00200EF9" w:rsidRDefault="001340F4" w:rsidP="001340F4">
      <w:pPr>
        <w:pStyle w:val="Heading1"/>
        <w:numPr>
          <w:ilvl w:val="0"/>
          <w:numId w:val="0"/>
        </w:numPr>
      </w:pPr>
      <w:bookmarkStart w:id="78" w:name="_Toc202555945"/>
      <w:r w:rsidRPr="00200EF9">
        <w:lastRenderedPageBreak/>
        <w:t>List of Figures</w:t>
      </w:r>
      <w:bookmarkEnd w:id="74"/>
      <w:bookmarkEnd w:id="78"/>
    </w:p>
    <w:p w:rsidR="001340F4" w:rsidRDefault="001340F4" w:rsidP="001340F4">
      <w:pPr>
        <w:pStyle w:val="Comment"/>
      </w:pPr>
    </w:p>
    <w:p w:rsidR="001340F4" w:rsidRDefault="001340F4" w:rsidP="001340F4">
      <w:pPr>
        <w:pStyle w:val="Comment"/>
      </w:pPr>
      <w:r>
        <w:t>New figures that are given captions using the Caption paragraph style will be added to the table automatically. To update this table of contents in Microsoft Word, put the cursor anywhere in the table and press F9. If you want the table to be easy to maintain, do not change it manually.</w:t>
      </w:r>
    </w:p>
    <w:p w:rsidR="001340F4" w:rsidRDefault="001340F4" w:rsidP="001340F4">
      <w:pPr>
        <w:pStyle w:val="Comment"/>
      </w:pPr>
      <w:r>
        <w:t xml:space="preserve">This section can be deleted if the document contains no figures or if otherwise desired. </w:t>
      </w:r>
    </w:p>
    <w:p w:rsidR="001340F4" w:rsidRDefault="001340F4" w:rsidP="001340F4">
      <w:pPr>
        <w:rPr>
          <w:rFonts w:ascii="Book Antiqua" w:hAnsi="Book Antiqua"/>
          <w:b/>
          <w:bCs/>
        </w:rPr>
      </w:pPr>
    </w:p>
    <w:p w:rsidR="001340F4" w:rsidRDefault="001340F4" w:rsidP="001340F4">
      <w:pPr>
        <w:rPr>
          <w:rFonts w:ascii="Book Antiqua" w:hAnsi="Book Antiqua"/>
          <w:b/>
          <w:bCs/>
        </w:rPr>
      </w:pPr>
    </w:p>
    <w:p w:rsidR="001340F4" w:rsidRDefault="001340F4" w:rsidP="001340F4">
      <w:pPr>
        <w:rPr>
          <w:rFonts w:ascii="Book Antiqua" w:hAnsi="Book Antiqua"/>
          <w:b/>
          <w:bCs/>
        </w:rPr>
      </w:pPr>
    </w:p>
    <w:p w:rsidR="001340F4" w:rsidRDefault="001340F4" w:rsidP="001340F4">
      <w:pPr>
        <w:rPr>
          <w:rFonts w:ascii="Book Antiqua" w:hAnsi="Book Antiqua"/>
          <w:b/>
          <w:bCs/>
        </w:rPr>
      </w:pPr>
    </w:p>
    <w:p w:rsidR="001340F4" w:rsidRDefault="001340F4" w:rsidP="001340F4">
      <w:pPr>
        <w:rPr>
          <w:rFonts w:ascii="Book Antiqua" w:hAnsi="Book Antiqua"/>
          <w:b/>
          <w:bCs/>
        </w:rPr>
      </w:pPr>
    </w:p>
    <w:p w:rsidR="001340F4" w:rsidRDefault="001340F4" w:rsidP="001340F4">
      <w:pPr>
        <w:rPr>
          <w:rFonts w:ascii="Book Antiqua" w:hAnsi="Book Antiqua"/>
          <w:b/>
          <w:bCs/>
        </w:rPr>
      </w:pPr>
    </w:p>
    <w:p w:rsidR="001340F4" w:rsidRPr="00200EF9" w:rsidRDefault="001340F4" w:rsidP="001340F4">
      <w:pPr>
        <w:pStyle w:val="Heading1"/>
        <w:numPr>
          <w:ilvl w:val="0"/>
          <w:numId w:val="0"/>
        </w:numPr>
      </w:pPr>
      <w:bookmarkStart w:id="79" w:name="_Toc202555946"/>
      <w:r w:rsidRPr="00200EF9">
        <w:lastRenderedPageBreak/>
        <w:t>List of Tables</w:t>
      </w:r>
      <w:bookmarkEnd w:id="79"/>
    </w:p>
    <w:p w:rsidR="001340F4" w:rsidRPr="009B632C" w:rsidRDefault="001340F4" w:rsidP="001340F4">
      <w:pPr>
        <w:pStyle w:val="Heading1"/>
      </w:pPr>
      <w:bookmarkStart w:id="80" w:name="_Toc408224330"/>
      <w:bookmarkStart w:id="81" w:name="_Toc408224652"/>
      <w:bookmarkStart w:id="82" w:name="_Toc202555947"/>
      <w:r w:rsidRPr="009B632C">
        <w:lastRenderedPageBreak/>
        <w:t>Introduction</w:t>
      </w:r>
      <w:bookmarkEnd w:id="80"/>
      <w:bookmarkEnd w:id="81"/>
      <w:bookmarkEnd w:id="82"/>
    </w:p>
    <w:p w:rsidR="0060442D" w:rsidRPr="00C15158" w:rsidRDefault="0060442D" w:rsidP="00C15158">
      <w:pPr>
        <w:autoSpaceDE/>
        <w:autoSpaceDN/>
        <w:spacing w:before="100" w:beforeAutospacing="1" w:after="100" w:afterAutospacing="1"/>
        <w:jc w:val="left"/>
        <w:rPr>
          <w:sz w:val="24"/>
          <w:szCs w:val="24"/>
        </w:rPr>
      </w:pPr>
    </w:p>
    <w:p w:rsidR="0060442D" w:rsidRPr="0060442D" w:rsidRDefault="0060442D" w:rsidP="00C15158">
      <w:pPr>
        <w:pStyle w:val="ListParagraph"/>
        <w:autoSpaceDE/>
        <w:autoSpaceDN/>
        <w:spacing w:before="100" w:beforeAutospacing="1" w:after="100" w:afterAutospacing="1"/>
        <w:rPr>
          <w:sz w:val="24"/>
          <w:szCs w:val="24"/>
        </w:rPr>
      </w:pPr>
      <w:r>
        <w:rPr>
          <w:sz w:val="24"/>
          <w:szCs w:val="24"/>
        </w:rPr>
        <w:t xml:space="preserve">Heart disease is the leading cause of death worldwide due to not having particularly heart checkup often in the backward and remote areas where people don’t have proper health care system. </w:t>
      </w:r>
      <w:r w:rsidRPr="0060442D">
        <w:rPr>
          <w:bCs/>
          <w:sz w:val="24"/>
          <w:szCs w:val="24"/>
        </w:rPr>
        <w:t>Heart Disease Prediction System and Consultancy</w:t>
      </w:r>
      <w:r>
        <w:rPr>
          <w:bCs/>
          <w:sz w:val="24"/>
          <w:szCs w:val="24"/>
        </w:rPr>
        <w:t xml:space="preserve"> is made to detect the heart failure risk at early stage by using machine learning and AI models to make alert the patient to have a proper checkup to avoid any unwanted situation. This system will allow users to input the data in form of health related parameters like blood pressure, cholesterol level, heartbeat rate and then it will give the output result as risk rate of heart failure. If the patient will have risk, then it will also suggest the online consultancy and physical checkup from nearest doctors based on location. It will also have a doctor dashboard where doctor can register them and have patients for checkup. We used patient data to train our machine learning models like decision trees and random forests which make user friendly website</w:t>
      </w:r>
      <w:r w:rsidR="00C15158">
        <w:rPr>
          <w:bCs/>
          <w:sz w:val="24"/>
          <w:szCs w:val="24"/>
        </w:rPr>
        <w:t>. Our aim is to give the facility for early detection of heart failure risk free of cost so we can save the lives up</w:t>
      </w:r>
      <w:r w:rsidR="00D267D6">
        <w:rPr>
          <w:bCs/>
          <w:sz w:val="24"/>
          <w:szCs w:val="24"/>
        </w:rPr>
        <w:t xml:space="preserve"> </w:t>
      </w:r>
      <w:r w:rsidR="00C15158">
        <w:rPr>
          <w:bCs/>
          <w:sz w:val="24"/>
          <w:szCs w:val="24"/>
        </w:rPr>
        <w:t>to possible ratio.</w:t>
      </w:r>
    </w:p>
    <w:p w:rsidR="00B35E86" w:rsidRPr="00491B66" w:rsidRDefault="00B35E86" w:rsidP="00B35E86">
      <w:pPr>
        <w:pStyle w:val="Comment"/>
        <w:ind w:left="720"/>
      </w:pPr>
    </w:p>
    <w:p w:rsidR="001340F4" w:rsidRDefault="001340F4" w:rsidP="001340F4">
      <w:pPr>
        <w:pStyle w:val="Comment"/>
      </w:pPr>
      <w:r>
        <w:t xml:space="preserve"> </w:t>
      </w:r>
    </w:p>
    <w:p w:rsidR="001340F4" w:rsidRDefault="001340F4" w:rsidP="00204BA0">
      <w:pPr>
        <w:pStyle w:val="Heading2"/>
        <w:numPr>
          <w:ilvl w:val="1"/>
          <w:numId w:val="11"/>
        </w:numPr>
      </w:pPr>
      <w:bookmarkStart w:id="83" w:name="_Toc408224331"/>
      <w:bookmarkStart w:id="84" w:name="_Toc408224653"/>
      <w:bookmarkStart w:id="85" w:name="_Toc202555948"/>
      <w:r>
        <w:t>Problem Overview</w:t>
      </w:r>
      <w:bookmarkEnd w:id="83"/>
      <w:bookmarkEnd w:id="84"/>
      <w:r w:rsidR="00C15158">
        <w:br/>
      </w:r>
      <w:r w:rsidR="00C15158" w:rsidRPr="00535B4D">
        <w:rPr>
          <w:b w:val="0"/>
        </w:rPr>
        <w:t>Heart disease is the main reason of death overall the world due to unavailability of healthcare facilities in remote and backward ares. So people can never check the heart failure risk rate at earlt stages. We made this project to tackles the unavailability of accessible, accurate diagnostic tools for heart disease. It uses machine learning to predict heart disease risk and provides online consultancy with doctor recommendations and also give nearby doctor suggestions for physical checkup.</w:t>
      </w:r>
      <w:bookmarkEnd w:id="85"/>
    </w:p>
    <w:p w:rsidR="002411F5" w:rsidRPr="002411F5" w:rsidRDefault="001340F4" w:rsidP="00204BA0">
      <w:pPr>
        <w:pStyle w:val="Heading2"/>
        <w:numPr>
          <w:ilvl w:val="1"/>
          <w:numId w:val="11"/>
        </w:numPr>
      </w:pPr>
      <w:bookmarkStart w:id="86" w:name="_Toc202555949"/>
      <w:r w:rsidRPr="002411F5">
        <w:t>Research Questions</w:t>
      </w:r>
      <w:bookmarkEnd w:id="86"/>
    </w:p>
    <w:p w:rsidR="002411F5" w:rsidRPr="00535B4D" w:rsidRDefault="00C15158" w:rsidP="00204BA0">
      <w:pPr>
        <w:pStyle w:val="Heading2"/>
        <w:rPr>
          <w:b w:val="0"/>
        </w:rPr>
      </w:pPr>
      <w:bookmarkStart w:id="87" w:name="_Toc202555950"/>
      <w:r w:rsidRPr="00535B4D">
        <w:rPr>
          <w:b w:val="0"/>
        </w:rPr>
        <w:t>Will machine laerning give the cor</w:t>
      </w:r>
      <w:r w:rsidR="002411F5" w:rsidRPr="00535B4D">
        <w:rPr>
          <w:b w:val="0"/>
        </w:rPr>
        <w:t>rect and effective heart disease</w:t>
      </w:r>
      <w:r w:rsidRPr="00535B4D">
        <w:rPr>
          <w:b w:val="0"/>
        </w:rPr>
        <w:t xml:space="preserve"> risk by</w:t>
      </w:r>
      <w:r w:rsidR="002411F5" w:rsidRPr="00535B4D">
        <w:rPr>
          <w:b w:val="0"/>
        </w:rPr>
        <w:t xml:space="preserve"> using health basic parameters ?</w:t>
      </w:r>
      <w:bookmarkEnd w:id="87"/>
    </w:p>
    <w:p w:rsidR="001340F4" w:rsidRPr="00535B4D" w:rsidRDefault="002411F5" w:rsidP="00204BA0">
      <w:pPr>
        <w:pStyle w:val="Heading2"/>
        <w:rPr>
          <w:b w:val="0"/>
        </w:rPr>
      </w:pPr>
      <w:bookmarkStart w:id="88" w:name="_Toc202555951"/>
      <w:r w:rsidRPr="00535B4D">
        <w:rPr>
          <w:b w:val="0"/>
        </w:rPr>
        <w:t>Can it help people to check the heart disease risk easily from anywhere ?</w:t>
      </w:r>
      <w:bookmarkEnd w:id="88"/>
    </w:p>
    <w:p w:rsidR="002411F5" w:rsidRDefault="002411F5" w:rsidP="002411F5">
      <w:pPr>
        <w:pStyle w:val="ListParagraph"/>
        <w:numPr>
          <w:ilvl w:val="0"/>
          <w:numId w:val="13"/>
        </w:numPr>
        <w:rPr>
          <w:sz w:val="28"/>
          <w:szCs w:val="28"/>
        </w:rPr>
      </w:pPr>
      <w:r w:rsidRPr="002411F5">
        <w:rPr>
          <w:sz w:val="28"/>
          <w:szCs w:val="28"/>
        </w:rPr>
        <w:t>Can this system connect the patient and doctor effectively?</w:t>
      </w:r>
    </w:p>
    <w:p w:rsidR="002411F5" w:rsidRDefault="002411F5" w:rsidP="002411F5">
      <w:pPr>
        <w:pStyle w:val="ListParagraph"/>
        <w:numPr>
          <w:ilvl w:val="0"/>
          <w:numId w:val="13"/>
        </w:numPr>
        <w:rPr>
          <w:sz w:val="28"/>
          <w:szCs w:val="28"/>
        </w:rPr>
      </w:pPr>
      <w:r>
        <w:rPr>
          <w:sz w:val="28"/>
          <w:szCs w:val="28"/>
        </w:rPr>
        <w:t>Will this system improve the early detection of heart disease and further follow-up?</w:t>
      </w:r>
    </w:p>
    <w:p w:rsidR="002411F5" w:rsidRPr="002411F5" w:rsidRDefault="002411F5" w:rsidP="002411F5">
      <w:pPr>
        <w:pStyle w:val="ListParagraph"/>
        <w:rPr>
          <w:sz w:val="28"/>
          <w:szCs w:val="28"/>
        </w:rPr>
      </w:pPr>
    </w:p>
    <w:p w:rsidR="00FE0EA4" w:rsidRPr="009522D5" w:rsidRDefault="001340F4" w:rsidP="00204BA0">
      <w:pPr>
        <w:pStyle w:val="Heading2"/>
        <w:numPr>
          <w:ilvl w:val="1"/>
          <w:numId w:val="11"/>
        </w:numPr>
        <w:rPr>
          <w:b w:val="0"/>
        </w:rPr>
      </w:pPr>
      <w:bookmarkStart w:id="89" w:name="_Toc202555952"/>
      <w:r>
        <w:t>Research Objectives</w:t>
      </w:r>
      <w:bookmarkEnd w:id="89"/>
      <w:r w:rsidR="002411F5">
        <w:br/>
      </w:r>
    </w:p>
    <w:p w:rsidR="00FE0EA4" w:rsidRPr="009522D5" w:rsidRDefault="002411F5" w:rsidP="00204BA0">
      <w:pPr>
        <w:pStyle w:val="Heading2"/>
        <w:numPr>
          <w:ilvl w:val="0"/>
          <w:numId w:val="24"/>
        </w:numPr>
        <w:rPr>
          <w:b w:val="0"/>
        </w:rPr>
      </w:pPr>
      <w:bookmarkStart w:id="90" w:name="_Toc202555953"/>
      <w:r w:rsidRPr="009522D5">
        <w:rPr>
          <w:b w:val="0"/>
        </w:rPr>
        <w:t xml:space="preserve">To make a machine laerning </w:t>
      </w:r>
      <w:r w:rsidR="00FE0EA4" w:rsidRPr="009522D5">
        <w:rPr>
          <w:b w:val="0"/>
        </w:rPr>
        <w:t xml:space="preserve">and AI </w:t>
      </w:r>
      <w:r w:rsidRPr="009522D5">
        <w:rPr>
          <w:b w:val="0"/>
        </w:rPr>
        <w:t>powered system that will get the health parameters and will predict the heart disease risk rate</w:t>
      </w:r>
      <w:bookmarkEnd w:id="90"/>
    </w:p>
    <w:p w:rsidR="00FE0EA4" w:rsidRPr="009522D5" w:rsidRDefault="00FE0EA4" w:rsidP="00204BA0">
      <w:pPr>
        <w:pStyle w:val="Heading2"/>
        <w:numPr>
          <w:ilvl w:val="0"/>
          <w:numId w:val="24"/>
        </w:numPr>
        <w:rPr>
          <w:b w:val="0"/>
        </w:rPr>
      </w:pPr>
      <w:bookmarkStart w:id="91" w:name="_Toc202555954"/>
      <w:r w:rsidRPr="009522D5">
        <w:rPr>
          <w:b w:val="0"/>
        </w:rPr>
        <w:t>To make a user friendly system where user can get the istant result in easy way</w:t>
      </w:r>
      <w:bookmarkEnd w:id="91"/>
    </w:p>
    <w:p w:rsidR="00FE0EA4" w:rsidRPr="009522D5" w:rsidRDefault="00FE0EA4" w:rsidP="00204BA0">
      <w:pPr>
        <w:pStyle w:val="Heading2"/>
        <w:numPr>
          <w:ilvl w:val="0"/>
          <w:numId w:val="24"/>
        </w:numPr>
        <w:rPr>
          <w:b w:val="0"/>
        </w:rPr>
      </w:pPr>
      <w:bookmarkStart w:id="92" w:name="_Toc202555955"/>
      <w:r w:rsidRPr="009522D5">
        <w:rPr>
          <w:b w:val="0"/>
        </w:rPr>
        <w:t>To make connection of doctor and patient online and suggestion of nearest doctor based on location of user for physical checkup</w:t>
      </w:r>
      <w:bookmarkEnd w:id="92"/>
    </w:p>
    <w:p w:rsidR="001340F4" w:rsidRPr="009522D5" w:rsidRDefault="00FE0EA4" w:rsidP="00204BA0">
      <w:pPr>
        <w:pStyle w:val="Heading2"/>
        <w:numPr>
          <w:ilvl w:val="0"/>
          <w:numId w:val="24"/>
        </w:numPr>
        <w:rPr>
          <w:b w:val="0"/>
        </w:rPr>
      </w:pPr>
      <w:bookmarkStart w:id="93" w:name="_Toc202555956"/>
      <w:r w:rsidRPr="009522D5">
        <w:rPr>
          <w:b w:val="0"/>
        </w:rPr>
        <w:t>To make the health report of the patient so doctor can make a valid decision regard of patient treatment and condition.</w:t>
      </w:r>
      <w:bookmarkEnd w:id="93"/>
      <w:r w:rsidRPr="009522D5">
        <w:rPr>
          <w:b w:val="0"/>
        </w:rPr>
        <w:br/>
      </w:r>
    </w:p>
    <w:p w:rsidR="00352C30" w:rsidRPr="009522D5" w:rsidRDefault="00323C9B" w:rsidP="00204BA0">
      <w:pPr>
        <w:pStyle w:val="Heading2"/>
        <w:numPr>
          <w:ilvl w:val="0"/>
          <w:numId w:val="0"/>
        </w:numPr>
        <w:rPr>
          <w:b w:val="0"/>
        </w:rPr>
      </w:pPr>
      <w:bookmarkStart w:id="94" w:name="_Toc202555957"/>
      <w:r w:rsidRPr="00323C9B">
        <w:t xml:space="preserve">1.4 </w:t>
      </w:r>
      <w:r w:rsidR="001340F4" w:rsidRPr="00323C9B">
        <w:t>Scope</w:t>
      </w:r>
      <w:r w:rsidR="00352C30">
        <w:br/>
      </w:r>
      <w:r w:rsidR="00352C30" w:rsidRPr="009522D5">
        <w:rPr>
          <w:b w:val="0"/>
        </w:rPr>
        <w:t>This project focus on predicting heart failure risk by using basic health parametric matrics. It is a web interface for patients, doctors and helpful for online and physical consultancy after anylsing heart failure risk. The system will be secure platform, scalable and reliable.</w:t>
      </w:r>
      <w:bookmarkEnd w:id="94"/>
      <w:r w:rsidR="00352C30" w:rsidRPr="009522D5">
        <w:rPr>
          <w:b w:val="0"/>
        </w:rPr>
        <w:t xml:space="preserve"> </w:t>
      </w:r>
    </w:p>
    <w:p w:rsidR="00352C30" w:rsidRPr="009522D5" w:rsidRDefault="00352C30" w:rsidP="00204BA0">
      <w:pPr>
        <w:pStyle w:val="Heading2"/>
        <w:rPr>
          <w:b w:val="0"/>
        </w:rPr>
      </w:pPr>
      <w:bookmarkStart w:id="95" w:name="_Toc202555958"/>
      <w:r w:rsidRPr="009522D5">
        <w:rPr>
          <w:b w:val="0"/>
        </w:rPr>
        <w:t>we have developed the te frontend by using html, css, javascript’s framework react</w:t>
      </w:r>
      <w:r w:rsidR="007E2C8B" w:rsidRPr="009522D5">
        <w:rPr>
          <w:b w:val="0"/>
        </w:rPr>
        <w:t xml:space="preserve"> and backend by using django python.</w:t>
      </w:r>
      <w:bookmarkEnd w:id="95"/>
    </w:p>
    <w:p w:rsidR="00352C30" w:rsidRPr="009522D5" w:rsidRDefault="00352C30" w:rsidP="00204BA0">
      <w:pPr>
        <w:pStyle w:val="Heading2"/>
        <w:rPr>
          <w:b w:val="0"/>
        </w:rPr>
      </w:pPr>
      <w:bookmarkStart w:id="96" w:name="_Toc202555959"/>
      <w:r w:rsidRPr="009522D5">
        <w:rPr>
          <w:b w:val="0"/>
        </w:rPr>
        <w:t>we have integrated AI and machine learning model on heart disease conditions</w:t>
      </w:r>
      <w:bookmarkEnd w:id="96"/>
    </w:p>
    <w:p w:rsidR="00323C9B" w:rsidRPr="009522D5" w:rsidRDefault="00352C30" w:rsidP="00204BA0">
      <w:pPr>
        <w:pStyle w:val="Heading2"/>
        <w:rPr>
          <w:b w:val="0"/>
        </w:rPr>
      </w:pPr>
      <w:bookmarkStart w:id="97" w:name="_Toc202555960"/>
      <w:r w:rsidRPr="009522D5">
        <w:rPr>
          <w:b w:val="0"/>
        </w:rPr>
        <w:t>we have provided a chat</w:t>
      </w:r>
      <w:r w:rsidR="00323C9B" w:rsidRPr="009522D5">
        <w:rPr>
          <w:b w:val="0"/>
        </w:rPr>
        <w:t>bot for user interaction</w:t>
      </w:r>
      <w:bookmarkEnd w:id="97"/>
    </w:p>
    <w:p w:rsidR="001340F4" w:rsidRPr="009522D5" w:rsidRDefault="00323C9B" w:rsidP="00204BA0">
      <w:pPr>
        <w:pStyle w:val="Heading2"/>
        <w:rPr>
          <w:b w:val="0"/>
        </w:rPr>
      </w:pPr>
      <w:bookmarkStart w:id="98" w:name="_Toc202555961"/>
      <w:r w:rsidRPr="009522D5">
        <w:rPr>
          <w:b w:val="0"/>
        </w:rPr>
        <w:t>we have integrated online consultancy and location based doctor suggestion</w:t>
      </w:r>
      <w:bookmarkEnd w:id="98"/>
    </w:p>
    <w:p w:rsidR="00323C9B" w:rsidRDefault="00323C9B" w:rsidP="00204BA0">
      <w:pPr>
        <w:pStyle w:val="Heading2"/>
      </w:pPr>
      <w:bookmarkStart w:id="99" w:name="_Toc202555962"/>
      <w:r w:rsidRPr="009522D5">
        <w:rPr>
          <w:b w:val="0"/>
        </w:rPr>
        <w:t>We have made a doctor dashboard where they can register them and see the patient report detai</w:t>
      </w:r>
      <w:r>
        <w:t>ls</w:t>
      </w:r>
      <w:bookmarkEnd w:id="99"/>
      <w:r>
        <w:t xml:space="preserve">  </w:t>
      </w:r>
    </w:p>
    <w:p w:rsidR="00323C9B" w:rsidRDefault="00323C9B" w:rsidP="00323C9B">
      <w:pPr>
        <w:pStyle w:val="ListParagraph"/>
      </w:pPr>
    </w:p>
    <w:p w:rsidR="00323C9B" w:rsidRPr="00323C9B" w:rsidRDefault="00323C9B" w:rsidP="00323C9B">
      <w:pPr>
        <w:pStyle w:val="ListParagraph"/>
      </w:pPr>
    </w:p>
    <w:p w:rsidR="001340F4" w:rsidRDefault="001340F4" w:rsidP="00204BA0">
      <w:pPr>
        <w:pStyle w:val="Heading2"/>
        <w:numPr>
          <w:ilvl w:val="1"/>
          <w:numId w:val="11"/>
        </w:numPr>
      </w:pPr>
      <w:bookmarkStart w:id="100" w:name="_Toc202555963"/>
      <w:r w:rsidRPr="001A2A42">
        <w:lastRenderedPageBreak/>
        <w:t>Methodology</w:t>
      </w:r>
      <w:bookmarkEnd w:id="100"/>
    </w:p>
    <w:p w:rsidR="007B2780" w:rsidRDefault="007B2780" w:rsidP="007B2780">
      <w:pPr>
        <w:pStyle w:val="NormalWeb"/>
        <w:ind w:left="360"/>
        <w:rPr>
          <w:color w:val="000000" w:themeColor="text1"/>
          <w:sz w:val="28"/>
          <w:szCs w:val="28"/>
        </w:rPr>
      </w:pPr>
      <w:r w:rsidRPr="007B2780">
        <w:rPr>
          <w:color w:val="000000" w:themeColor="text1"/>
          <w:sz w:val="28"/>
          <w:szCs w:val="28"/>
        </w:rPr>
        <w:t>Heart Disease Prediction System and Consultancy</w:t>
      </w:r>
      <w:r>
        <w:rPr>
          <w:color w:val="000000" w:themeColor="text1"/>
          <w:sz w:val="28"/>
          <w:szCs w:val="28"/>
        </w:rPr>
        <w:t xml:space="preserve"> used the following methodologies:</w:t>
      </w:r>
    </w:p>
    <w:p w:rsidR="007B2780" w:rsidRDefault="007B2780" w:rsidP="007E2C8B">
      <w:pPr>
        <w:pStyle w:val="NormalWeb"/>
        <w:numPr>
          <w:ilvl w:val="0"/>
          <w:numId w:val="29"/>
        </w:numPr>
        <w:ind w:left="360"/>
        <w:jc w:val="both"/>
        <w:rPr>
          <w:color w:val="000000" w:themeColor="text1"/>
          <w:sz w:val="28"/>
          <w:szCs w:val="28"/>
        </w:rPr>
      </w:pPr>
      <w:r>
        <w:rPr>
          <w:color w:val="000000" w:themeColor="text1"/>
          <w:sz w:val="28"/>
          <w:szCs w:val="28"/>
        </w:rPr>
        <w:t xml:space="preserve">We collected the health related data sets from public sources like </w:t>
      </w:r>
      <w:proofErr w:type="spellStart"/>
      <w:r>
        <w:rPr>
          <w:color w:val="000000" w:themeColor="text1"/>
          <w:sz w:val="28"/>
          <w:szCs w:val="28"/>
        </w:rPr>
        <w:t>kaggle</w:t>
      </w:r>
      <w:proofErr w:type="spellEnd"/>
      <w:r>
        <w:rPr>
          <w:color w:val="000000" w:themeColor="text1"/>
          <w:sz w:val="28"/>
          <w:szCs w:val="28"/>
        </w:rPr>
        <w:t xml:space="preserve"> having details of patient like age, blood pressure, cholesterol level, heartbeat etc. and then make cleaning of incorrect data and fill the missing data.</w:t>
      </w:r>
    </w:p>
    <w:p w:rsidR="007B2780" w:rsidRDefault="007B2780" w:rsidP="007E2C8B">
      <w:pPr>
        <w:pStyle w:val="NormalWeb"/>
        <w:numPr>
          <w:ilvl w:val="0"/>
          <w:numId w:val="29"/>
        </w:numPr>
        <w:ind w:left="360"/>
        <w:jc w:val="both"/>
        <w:rPr>
          <w:color w:val="000000" w:themeColor="text1"/>
          <w:sz w:val="28"/>
          <w:szCs w:val="28"/>
        </w:rPr>
      </w:pPr>
      <w:r>
        <w:rPr>
          <w:color w:val="000000" w:themeColor="text1"/>
          <w:sz w:val="28"/>
          <w:szCs w:val="28"/>
        </w:rPr>
        <w:t>For data analysis we used machine learning models like decision tree, random forest and CNN model to find the heart failure risk</w:t>
      </w:r>
    </w:p>
    <w:p w:rsidR="007B2780" w:rsidRPr="007B2780" w:rsidRDefault="007B2780" w:rsidP="007E2C8B">
      <w:pPr>
        <w:pStyle w:val="NormalWeb"/>
        <w:numPr>
          <w:ilvl w:val="0"/>
          <w:numId w:val="29"/>
        </w:numPr>
        <w:ind w:left="360"/>
        <w:jc w:val="both"/>
        <w:rPr>
          <w:color w:val="000000" w:themeColor="text1"/>
          <w:sz w:val="28"/>
          <w:szCs w:val="28"/>
        </w:rPr>
      </w:pPr>
      <w:r>
        <w:rPr>
          <w:color w:val="000000" w:themeColor="text1"/>
          <w:sz w:val="28"/>
          <w:szCs w:val="28"/>
        </w:rPr>
        <w:t>We used agile method for software development as we developed it in stages</w:t>
      </w:r>
      <w:r w:rsidR="007E2C8B">
        <w:rPr>
          <w:color w:val="000000" w:themeColor="text1"/>
          <w:sz w:val="28"/>
          <w:szCs w:val="28"/>
        </w:rPr>
        <w:t>. We made frontend in react, and backend by using Django python and hosted it on google cloud platform</w:t>
      </w:r>
    </w:p>
    <w:p w:rsidR="007B2780" w:rsidRPr="007B2780" w:rsidRDefault="007B2780" w:rsidP="007B2780">
      <w:pPr>
        <w:pStyle w:val="Comment"/>
        <w:ind w:left="720"/>
        <w:rPr>
          <w:i w:val="0"/>
        </w:rPr>
      </w:pPr>
    </w:p>
    <w:p w:rsidR="001340F4" w:rsidRPr="004062AD" w:rsidRDefault="001340F4" w:rsidP="00204BA0">
      <w:pPr>
        <w:pStyle w:val="Heading2"/>
        <w:numPr>
          <w:ilvl w:val="1"/>
          <w:numId w:val="11"/>
        </w:numPr>
      </w:pPr>
      <w:bookmarkStart w:id="101" w:name="_Toc202555964"/>
      <w:r w:rsidRPr="001A2A42">
        <w:t>Significance</w:t>
      </w:r>
      <w:r>
        <w:t>/</w:t>
      </w:r>
      <w:r w:rsidRPr="00831DA0">
        <w:t xml:space="preserve"> Potential Applications</w:t>
      </w:r>
      <w:bookmarkEnd w:id="101"/>
    </w:p>
    <w:p w:rsidR="0093022E" w:rsidRDefault="007E2C8B" w:rsidP="0093022E">
      <w:pPr>
        <w:pStyle w:val="NormalWeb"/>
        <w:numPr>
          <w:ilvl w:val="0"/>
          <w:numId w:val="30"/>
        </w:numPr>
        <w:ind w:left="360"/>
      </w:pPr>
      <w:r w:rsidRPr="007E2C8B">
        <w:t>Heart Disease Prediction System and Consultancy</w:t>
      </w:r>
      <w:r>
        <w:t xml:space="preserve"> is the effective solution for detecting heart failure risk at early stages in remote and backward areas where people don’t have good access on health care system.</w:t>
      </w:r>
    </w:p>
    <w:p w:rsidR="007E2C8B" w:rsidRDefault="007E2C8B" w:rsidP="0093022E">
      <w:pPr>
        <w:pStyle w:val="NormalWeb"/>
        <w:numPr>
          <w:ilvl w:val="0"/>
          <w:numId w:val="30"/>
        </w:numPr>
        <w:ind w:left="360"/>
      </w:pPr>
      <w:r>
        <w:t xml:space="preserve">It </w:t>
      </w:r>
      <w:r w:rsidR="0093022E">
        <w:t xml:space="preserve">can </w:t>
      </w:r>
      <w:r>
        <w:t>save the money and time for visiting hospital before detection of heart disease risk</w:t>
      </w:r>
    </w:p>
    <w:p w:rsidR="007E2C8B" w:rsidRDefault="007E2C8B" w:rsidP="0093022E">
      <w:pPr>
        <w:pStyle w:val="NormalWeb"/>
        <w:numPr>
          <w:ilvl w:val="0"/>
          <w:numId w:val="30"/>
        </w:numPr>
        <w:ind w:left="360"/>
      </w:pPr>
      <w:r>
        <w:t>It can be easily used in mobile or other devices for online risk analysis and checkup</w:t>
      </w:r>
    </w:p>
    <w:p w:rsidR="007E2C8B" w:rsidRDefault="007E2C8B" w:rsidP="0093022E">
      <w:pPr>
        <w:pStyle w:val="NormalWeb"/>
        <w:numPr>
          <w:ilvl w:val="0"/>
          <w:numId w:val="30"/>
        </w:numPr>
        <w:ind w:left="360"/>
      </w:pPr>
      <w:r>
        <w:t>Doctor can use it for interaction of patients and also can check the patient reports to make a quick decision</w:t>
      </w:r>
      <w:r w:rsidR="0093022E">
        <w:t xml:space="preserve"> </w:t>
      </w:r>
    </w:p>
    <w:p w:rsidR="0093022E" w:rsidRPr="007E2C8B" w:rsidRDefault="0093022E" w:rsidP="0093022E">
      <w:pPr>
        <w:pStyle w:val="NormalWeb"/>
        <w:numPr>
          <w:ilvl w:val="0"/>
          <w:numId w:val="30"/>
        </w:numPr>
        <w:ind w:left="360"/>
      </w:pPr>
      <w:r>
        <w:t>Hospital can use it for diagnosis of heart failure and disease risk and can carry continuous monitoring.</w:t>
      </w:r>
    </w:p>
    <w:p w:rsidR="001340F4" w:rsidRPr="007E2C8B" w:rsidRDefault="001340F4" w:rsidP="001340F4">
      <w:pPr>
        <w:pStyle w:val="Comment"/>
        <w:rPr>
          <w:i w:val="0"/>
          <w:sz w:val="28"/>
          <w:szCs w:val="28"/>
        </w:rPr>
      </w:pPr>
    </w:p>
    <w:p w:rsidR="001340F4" w:rsidRPr="00825762" w:rsidRDefault="001340F4" w:rsidP="001340F4">
      <w:pPr>
        <w:pStyle w:val="Heading1"/>
      </w:pPr>
      <w:bookmarkStart w:id="102" w:name="_Toc35248768"/>
      <w:bookmarkStart w:id="103" w:name="_Toc202555965"/>
      <w:r>
        <w:lastRenderedPageBreak/>
        <w:t>Background</w:t>
      </w:r>
      <w:bookmarkEnd w:id="103"/>
    </w:p>
    <w:p w:rsidR="0093022E" w:rsidRDefault="0093022E" w:rsidP="0093022E">
      <w:pPr>
        <w:rPr>
          <w:sz w:val="24"/>
          <w:szCs w:val="24"/>
        </w:rPr>
      </w:pPr>
      <w:r>
        <w:rPr>
          <w:sz w:val="24"/>
          <w:szCs w:val="24"/>
        </w:rPr>
        <w:t>Heart disease is the leading cause of death worldwide due to not having particularly heart checkup often in the backward and remote areas where people don’t have proper health care system. This lead to late detection of the disease which cause the more death rate ratio. In the era of advancement by using AI and ML models we can predict the risk of heart failure by getting the patient details like blood pressure, cholesterol level, age factor, and heartbeat.  This project is helpful in detection of the risk and also suggest the nearest doctor for visit and appointment if risk detected and also provide the online consultancy facility for patient to save time of patient for visit. It also gives pre detection free of cost just seeing your report details.</w:t>
      </w:r>
    </w:p>
    <w:p w:rsidR="001340F4" w:rsidRDefault="0093022E" w:rsidP="001340F4">
      <w:r>
        <w:rPr>
          <w:sz w:val="24"/>
          <w:szCs w:val="24"/>
        </w:rPr>
        <w:t xml:space="preserve"> </w:t>
      </w:r>
      <w:r>
        <w:t>The aim of this project is to make a user friendly platform for checking heart disease detection</w:t>
      </w:r>
      <w:r w:rsidR="00CB6DE3">
        <w:t xml:space="preserve"> and predicting its risk where user data and </w:t>
      </w:r>
      <w:r w:rsidR="00D267D6">
        <w:t>doctor’s</w:t>
      </w:r>
      <w:r w:rsidR="00CB6DE3">
        <w:t xml:space="preserve"> data will be secured and system will be easy to use for those who don’t have much interaction with online systems so all type of user can access easily this system.</w:t>
      </w:r>
    </w:p>
    <w:p w:rsidR="001340F4" w:rsidRPr="00825762" w:rsidRDefault="001340F4" w:rsidP="001340F4">
      <w:pPr>
        <w:rPr>
          <w:ins w:id="104" w:author="2013" w:date="2015-01-05T10:15:00Z"/>
        </w:rPr>
      </w:pPr>
    </w:p>
    <w:p w:rsidR="001340F4" w:rsidRDefault="001340F4" w:rsidP="001340F4">
      <w:pPr>
        <w:pStyle w:val="Heading1"/>
      </w:pPr>
      <w:bookmarkStart w:id="105" w:name="_Toc202555966"/>
      <w:bookmarkEnd w:id="102"/>
      <w:r>
        <w:lastRenderedPageBreak/>
        <w:t>Literature review</w:t>
      </w:r>
      <w:bookmarkEnd w:id="105"/>
    </w:p>
    <w:p w:rsidR="001340F4" w:rsidRDefault="00B47BB3" w:rsidP="001340F4">
      <w:pPr>
        <w:pStyle w:val="Comment"/>
        <w:rPr>
          <w:i w:val="0"/>
          <w:color w:val="000000" w:themeColor="text1"/>
          <w:sz w:val="28"/>
          <w:szCs w:val="28"/>
        </w:rPr>
      </w:pPr>
      <w:r>
        <w:rPr>
          <w:i w:val="0"/>
          <w:color w:val="000000" w:themeColor="text1"/>
          <w:sz w:val="28"/>
          <w:szCs w:val="28"/>
        </w:rPr>
        <w:t>Many researchers have worked on heart disease prediction system. It tells that models like Random forest, D</w:t>
      </w:r>
      <w:r w:rsidR="00204BA0">
        <w:rPr>
          <w:i w:val="0"/>
          <w:color w:val="000000" w:themeColor="text1"/>
          <w:sz w:val="28"/>
          <w:szCs w:val="28"/>
        </w:rPr>
        <w:t>ecision tree</w:t>
      </w:r>
      <w:r>
        <w:rPr>
          <w:i w:val="0"/>
          <w:color w:val="000000" w:themeColor="text1"/>
          <w:sz w:val="28"/>
          <w:szCs w:val="28"/>
        </w:rPr>
        <w:t xml:space="preserve"> are useful in early </w:t>
      </w:r>
      <w:r w:rsidR="00E85D52">
        <w:rPr>
          <w:i w:val="0"/>
          <w:color w:val="000000" w:themeColor="text1"/>
          <w:sz w:val="28"/>
          <w:szCs w:val="28"/>
        </w:rPr>
        <w:t>detection and prediction of heart failure by using patient data. These model achieved 80%-90% accuracy which depends upon the feature and datasets used.</w:t>
      </w:r>
    </w:p>
    <w:p w:rsidR="00E85D52" w:rsidRDefault="00E85D52" w:rsidP="001340F4">
      <w:pPr>
        <w:pStyle w:val="Comment"/>
        <w:rPr>
          <w:i w:val="0"/>
          <w:color w:val="000000" w:themeColor="text1"/>
          <w:sz w:val="28"/>
          <w:szCs w:val="28"/>
        </w:rPr>
      </w:pPr>
      <w:r>
        <w:rPr>
          <w:i w:val="0"/>
          <w:color w:val="000000" w:themeColor="text1"/>
          <w:sz w:val="28"/>
          <w:szCs w:val="28"/>
        </w:rPr>
        <w:t>For example, the Framingham Heart Study predicted the patient heart related issues and then many other researchers improved this study by using AI systems. This type of studies encourages us to build our system that predict real time risk and also helpful to connect doctor and patient.</w:t>
      </w:r>
      <w:r>
        <w:rPr>
          <w:i w:val="0"/>
          <w:color w:val="000000" w:themeColor="text1"/>
          <w:sz w:val="28"/>
          <w:szCs w:val="28"/>
        </w:rPr>
        <w:br/>
      </w:r>
      <w:r>
        <w:rPr>
          <w:i w:val="0"/>
          <w:color w:val="000000" w:themeColor="text1"/>
          <w:sz w:val="28"/>
          <w:szCs w:val="28"/>
        </w:rPr>
        <w:br/>
        <w:t>The literature review made us able to make such an effective system  which predict the real time outcomes. Also this is important because it carry technology and health on same page to save the lives and money of people</w:t>
      </w:r>
      <w:r w:rsidR="00204BA0">
        <w:rPr>
          <w:i w:val="0"/>
          <w:color w:val="000000" w:themeColor="text1"/>
          <w:sz w:val="28"/>
          <w:szCs w:val="28"/>
        </w:rPr>
        <w:t xml:space="preserve"> who are not getting proper and timely health checkup living in backward and remote areas where medical facilities are less than required. Also this is helpful for busy routine people who don’t get much time for their healthcare.</w:t>
      </w:r>
    </w:p>
    <w:p w:rsidR="001340F4" w:rsidRPr="00204BA0" w:rsidRDefault="001340F4" w:rsidP="00204BA0">
      <w:pPr>
        <w:pStyle w:val="Heading2"/>
      </w:pPr>
      <w:bookmarkStart w:id="106" w:name="_Toc202555967"/>
      <w:r w:rsidRPr="00204BA0">
        <w:t>Gap Analysis</w:t>
      </w:r>
      <w:bookmarkEnd w:id="106"/>
    </w:p>
    <w:p w:rsidR="001340F4" w:rsidRDefault="00204BA0" w:rsidP="0059525E">
      <w:pPr>
        <w:widowControl w:val="0"/>
        <w:tabs>
          <w:tab w:val="left" w:pos="940"/>
          <w:tab w:val="left" w:pos="1440"/>
        </w:tabs>
        <w:adjustRightInd w:val="0"/>
        <w:spacing w:after="0" w:line="360" w:lineRule="atLeast"/>
        <w:rPr>
          <w:iCs/>
          <w:color w:val="000000" w:themeColor="text1"/>
          <w:sz w:val="28"/>
          <w:szCs w:val="28"/>
        </w:rPr>
      </w:pPr>
      <w:r>
        <w:rPr>
          <w:iCs/>
          <w:color w:val="000000" w:themeColor="text1"/>
          <w:sz w:val="28"/>
          <w:szCs w:val="28"/>
        </w:rPr>
        <w:t xml:space="preserve">Existing research paper and heart prediction system gave good accuracy how much they could but it seems like they were not user friendly and tough to use for a simple man who isn’t much familiar with online system. Also </w:t>
      </w:r>
      <w:r w:rsidR="00D267D6">
        <w:rPr>
          <w:iCs/>
          <w:color w:val="000000" w:themeColor="text1"/>
          <w:sz w:val="28"/>
          <w:szCs w:val="28"/>
        </w:rPr>
        <w:t>Chabot</w:t>
      </w:r>
      <w:r>
        <w:rPr>
          <w:iCs/>
          <w:color w:val="000000" w:themeColor="text1"/>
          <w:sz w:val="28"/>
          <w:szCs w:val="28"/>
        </w:rPr>
        <w:t xml:space="preserve"> were not available for much guidance and consultancy system was not introduced yet which we made as a new feature also.</w:t>
      </w:r>
    </w:p>
    <w:p w:rsidR="0059525E" w:rsidRDefault="0059525E" w:rsidP="0059525E">
      <w:pPr>
        <w:widowControl w:val="0"/>
        <w:tabs>
          <w:tab w:val="left" w:pos="940"/>
          <w:tab w:val="left" w:pos="1440"/>
        </w:tabs>
        <w:adjustRightInd w:val="0"/>
        <w:spacing w:after="0" w:line="360" w:lineRule="atLeast"/>
        <w:rPr>
          <w:iCs/>
          <w:color w:val="000000" w:themeColor="text1"/>
          <w:sz w:val="28"/>
          <w:szCs w:val="28"/>
        </w:rPr>
      </w:pPr>
    </w:p>
    <w:p w:rsidR="00204BA0" w:rsidRDefault="00204BA0" w:rsidP="0059525E">
      <w:pPr>
        <w:widowControl w:val="0"/>
        <w:tabs>
          <w:tab w:val="left" w:pos="940"/>
          <w:tab w:val="left" w:pos="1440"/>
        </w:tabs>
        <w:adjustRightInd w:val="0"/>
        <w:spacing w:after="0" w:line="360" w:lineRule="atLeast"/>
        <w:rPr>
          <w:iCs/>
          <w:color w:val="000000" w:themeColor="text1"/>
          <w:sz w:val="28"/>
          <w:szCs w:val="28"/>
        </w:rPr>
      </w:pPr>
      <w:r>
        <w:rPr>
          <w:iCs/>
          <w:color w:val="000000" w:themeColor="text1"/>
          <w:sz w:val="28"/>
          <w:szCs w:val="28"/>
        </w:rPr>
        <w:t>Also by using CNN model of deep learning made more accurate to the system and prediction but t</w:t>
      </w:r>
      <w:r w:rsidR="0059525E">
        <w:rPr>
          <w:iCs/>
          <w:color w:val="000000" w:themeColor="text1"/>
          <w:sz w:val="28"/>
          <w:szCs w:val="28"/>
        </w:rPr>
        <w:t>h</w:t>
      </w:r>
      <w:r>
        <w:rPr>
          <w:iCs/>
          <w:color w:val="000000" w:themeColor="text1"/>
          <w:sz w:val="28"/>
          <w:szCs w:val="28"/>
        </w:rPr>
        <w:t>ey needed larger</w:t>
      </w:r>
      <w:r w:rsidR="0059525E">
        <w:rPr>
          <w:iCs/>
          <w:color w:val="000000" w:themeColor="text1"/>
          <w:sz w:val="28"/>
          <w:szCs w:val="28"/>
        </w:rPr>
        <w:t xml:space="preserve"> datasets which reduce the use of them on low weight webpage system. Simple model is easy to integrate and deploy but they don’t manage the complex patterns for prediction the risk rate. Most of the system just predict the disease but not give them further solution of doctor consultancy.</w:t>
      </w:r>
    </w:p>
    <w:p w:rsidR="0059525E" w:rsidRDefault="0059525E" w:rsidP="0059525E">
      <w:pPr>
        <w:widowControl w:val="0"/>
        <w:tabs>
          <w:tab w:val="left" w:pos="940"/>
          <w:tab w:val="left" w:pos="1440"/>
        </w:tabs>
        <w:adjustRightInd w:val="0"/>
        <w:spacing w:after="0" w:line="360" w:lineRule="atLeast"/>
        <w:rPr>
          <w:iCs/>
          <w:color w:val="000000" w:themeColor="text1"/>
          <w:sz w:val="28"/>
          <w:szCs w:val="28"/>
        </w:rPr>
      </w:pPr>
    </w:p>
    <w:p w:rsidR="0059525E" w:rsidRPr="00204BA0" w:rsidRDefault="0059525E" w:rsidP="0059525E">
      <w:pPr>
        <w:widowControl w:val="0"/>
        <w:tabs>
          <w:tab w:val="left" w:pos="940"/>
          <w:tab w:val="left" w:pos="1440"/>
        </w:tabs>
        <w:adjustRightInd w:val="0"/>
        <w:spacing w:after="0" w:line="360" w:lineRule="atLeast"/>
        <w:rPr>
          <w:iCs/>
          <w:color w:val="000000" w:themeColor="text1"/>
          <w:sz w:val="28"/>
          <w:szCs w:val="28"/>
        </w:rPr>
      </w:pPr>
      <w:r>
        <w:rPr>
          <w:iCs/>
          <w:color w:val="000000" w:themeColor="text1"/>
          <w:sz w:val="28"/>
          <w:szCs w:val="28"/>
        </w:rPr>
        <w:t>Our system fills these type of gaps by making user friendly webpage where simple person can interact and also tried to increase the accuracy and further gave a facility of online and physical consultancy. It also creates the platform for doctors to get patient who want online or physical checkup according to the disease. It made our system more useful for real world use.</w:t>
      </w:r>
    </w:p>
    <w:p w:rsidR="00204BA0" w:rsidRPr="00204BA0" w:rsidRDefault="00204BA0" w:rsidP="001340F4">
      <w:pPr>
        <w:widowControl w:val="0"/>
        <w:tabs>
          <w:tab w:val="left" w:pos="940"/>
          <w:tab w:val="left" w:pos="1440"/>
        </w:tabs>
        <w:adjustRightInd w:val="0"/>
        <w:spacing w:after="0" w:line="360" w:lineRule="atLeast"/>
        <w:ind w:left="720"/>
        <w:jc w:val="left"/>
        <w:rPr>
          <w:iCs/>
          <w:color w:val="000080"/>
          <w:sz w:val="20"/>
        </w:rPr>
      </w:pPr>
    </w:p>
    <w:p w:rsidR="001340F4" w:rsidRDefault="001340F4" w:rsidP="001340F4">
      <w:pPr>
        <w:widowControl w:val="0"/>
        <w:tabs>
          <w:tab w:val="left" w:pos="940"/>
          <w:tab w:val="left" w:pos="1440"/>
        </w:tabs>
        <w:adjustRightInd w:val="0"/>
        <w:spacing w:after="0" w:line="360" w:lineRule="atLeast"/>
        <w:ind w:left="720"/>
        <w:jc w:val="left"/>
        <w:rPr>
          <w:i/>
          <w:iCs/>
          <w:color w:val="000080"/>
          <w:sz w:val="20"/>
        </w:rPr>
      </w:pPr>
    </w:p>
    <w:p w:rsidR="001340F4" w:rsidRDefault="001340F4" w:rsidP="001340F4">
      <w:pPr>
        <w:pStyle w:val="Comment"/>
        <w:rPr>
          <w:b/>
        </w:rPr>
      </w:pPr>
      <w:r w:rsidRPr="00B9741F">
        <w:rPr>
          <w:b/>
        </w:rPr>
        <w:t>This chapter should explain why the project is addressing the problem described in the report, indicate an awareness of other work relevant to this problem and show clearly that the problem has not been solved by anyone else.</w:t>
      </w:r>
    </w:p>
    <w:p w:rsidR="001340F4" w:rsidRPr="004A725D" w:rsidRDefault="001340F4" w:rsidP="001340F4">
      <w:pPr>
        <w:widowControl w:val="0"/>
        <w:tabs>
          <w:tab w:val="left" w:pos="220"/>
          <w:tab w:val="left" w:pos="720"/>
        </w:tabs>
        <w:adjustRightInd w:val="0"/>
        <w:spacing w:after="240" w:line="360" w:lineRule="atLeast"/>
        <w:jc w:val="left"/>
        <w:rPr>
          <w:i/>
          <w:iCs/>
          <w:color w:val="000080"/>
          <w:sz w:val="20"/>
        </w:rPr>
      </w:pPr>
    </w:p>
    <w:p w:rsidR="001340F4" w:rsidRPr="004A725D" w:rsidRDefault="001340F4" w:rsidP="001340F4"/>
    <w:p w:rsidR="001340F4" w:rsidRDefault="001340F4" w:rsidP="001340F4">
      <w:pPr>
        <w:pStyle w:val="Heading1"/>
      </w:pPr>
      <w:bookmarkStart w:id="107" w:name="_Toc202555968"/>
      <w:r>
        <w:lastRenderedPageBreak/>
        <w:t>Proposed Methodology</w:t>
      </w:r>
      <w:bookmarkEnd w:id="107"/>
    </w:p>
    <w:p w:rsidR="001340F4" w:rsidRPr="00AD274E" w:rsidRDefault="001340F4" w:rsidP="001340F4">
      <w:pPr>
        <w:tabs>
          <w:tab w:val="left" w:pos="6698"/>
        </w:tabs>
      </w:pPr>
    </w:p>
    <w:p w:rsidR="0096285A" w:rsidRDefault="001340F4" w:rsidP="00204BA0">
      <w:pPr>
        <w:pStyle w:val="Heading2"/>
      </w:pPr>
      <w:bookmarkStart w:id="108" w:name="_Toc202555969"/>
      <w:r>
        <w:t>Suggested Approach</w:t>
      </w:r>
      <w:bookmarkEnd w:id="108"/>
    </w:p>
    <w:p w:rsidR="00F441A7" w:rsidRDefault="00E60834" w:rsidP="00F441A7">
      <w:pPr>
        <w:widowControl w:val="0"/>
        <w:tabs>
          <w:tab w:val="left" w:pos="940"/>
          <w:tab w:val="left" w:pos="1440"/>
        </w:tabs>
        <w:adjustRightInd w:val="0"/>
        <w:spacing w:after="0" w:line="360" w:lineRule="atLeast"/>
        <w:jc w:val="left"/>
      </w:pPr>
      <w:r>
        <w:t xml:space="preserve">We saw many past research papers about heart disease prediction system but they only focused on prediction and were not useful for further solution making. That’s why we decided to make such a system which predict and also connect the doctor with patient in a user friendly web page system. We collected the data from public source like </w:t>
      </w:r>
      <w:proofErr w:type="spellStart"/>
      <w:r>
        <w:t>kaggle</w:t>
      </w:r>
      <w:proofErr w:type="spellEnd"/>
      <w:r>
        <w:t xml:space="preserve"> and then make it clean and put missing vales and applied Decision tree, Random forest and CNN to find the best one who works best among them.</w:t>
      </w:r>
    </w:p>
    <w:p w:rsidR="00F441A7" w:rsidRPr="003B5F45" w:rsidRDefault="00F441A7" w:rsidP="00F441A7">
      <w:pPr>
        <w:widowControl w:val="0"/>
        <w:numPr>
          <w:ilvl w:val="0"/>
          <w:numId w:val="31"/>
        </w:numPr>
        <w:tabs>
          <w:tab w:val="left" w:pos="940"/>
          <w:tab w:val="left" w:pos="1440"/>
        </w:tabs>
        <w:adjustRightInd w:val="0"/>
        <w:spacing w:after="0" w:line="360" w:lineRule="atLeast"/>
        <w:jc w:val="left"/>
        <w:rPr>
          <w:bCs/>
          <w:sz w:val="24"/>
          <w:szCs w:val="28"/>
        </w:rPr>
      </w:pPr>
      <w:r w:rsidRPr="003B5F45">
        <w:rPr>
          <w:b/>
          <w:bCs/>
          <w:sz w:val="24"/>
          <w:szCs w:val="28"/>
        </w:rPr>
        <w:t>Frontend</w:t>
      </w:r>
      <w:r w:rsidRPr="003B5F45">
        <w:rPr>
          <w:bCs/>
          <w:sz w:val="24"/>
          <w:szCs w:val="28"/>
        </w:rPr>
        <w:t>: React</w:t>
      </w:r>
    </w:p>
    <w:p w:rsidR="00F441A7" w:rsidRPr="003B5F45" w:rsidRDefault="00F441A7" w:rsidP="00F441A7">
      <w:pPr>
        <w:widowControl w:val="0"/>
        <w:numPr>
          <w:ilvl w:val="0"/>
          <w:numId w:val="31"/>
        </w:numPr>
        <w:tabs>
          <w:tab w:val="left" w:pos="940"/>
          <w:tab w:val="left" w:pos="1440"/>
        </w:tabs>
        <w:adjustRightInd w:val="0"/>
        <w:spacing w:after="0" w:line="360" w:lineRule="atLeast"/>
        <w:jc w:val="left"/>
        <w:rPr>
          <w:bCs/>
          <w:sz w:val="24"/>
          <w:szCs w:val="28"/>
        </w:rPr>
      </w:pPr>
      <w:r w:rsidRPr="003B5F45">
        <w:rPr>
          <w:b/>
          <w:bCs/>
          <w:sz w:val="24"/>
          <w:szCs w:val="28"/>
        </w:rPr>
        <w:t>Backend</w:t>
      </w:r>
      <w:r>
        <w:rPr>
          <w:bCs/>
          <w:sz w:val="24"/>
          <w:szCs w:val="28"/>
        </w:rPr>
        <w:t>: Django python</w:t>
      </w:r>
    </w:p>
    <w:p w:rsidR="00F441A7" w:rsidRPr="003B5F45" w:rsidRDefault="00F441A7" w:rsidP="00F441A7">
      <w:pPr>
        <w:widowControl w:val="0"/>
        <w:numPr>
          <w:ilvl w:val="0"/>
          <w:numId w:val="31"/>
        </w:numPr>
        <w:tabs>
          <w:tab w:val="left" w:pos="940"/>
          <w:tab w:val="left" w:pos="1440"/>
        </w:tabs>
        <w:adjustRightInd w:val="0"/>
        <w:spacing w:after="0" w:line="360" w:lineRule="atLeast"/>
        <w:jc w:val="left"/>
        <w:rPr>
          <w:bCs/>
          <w:sz w:val="24"/>
          <w:szCs w:val="28"/>
        </w:rPr>
      </w:pPr>
      <w:r w:rsidRPr="003B5F45">
        <w:rPr>
          <w:b/>
          <w:bCs/>
          <w:sz w:val="24"/>
          <w:szCs w:val="28"/>
        </w:rPr>
        <w:t>AI Model</w:t>
      </w:r>
      <w:r>
        <w:rPr>
          <w:bCs/>
          <w:sz w:val="24"/>
          <w:szCs w:val="28"/>
        </w:rPr>
        <w:t xml:space="preserve">: </w:t>
      </w:r>
      <w:r w:rsidR="00E853E0">
        <w:rPr>
          <w:bCs/>
          <w:sz w:val="24"/>
          <w:szCs w:val="28"/>
        </w:rPr>
        <w:t>Random Forest, Regression tree, CNN model</w:t>
      </w:r>
    </w:p>
    <w:p w:rsidR="00F441A7" w:rsidRPr="003B5F45" w:rsidRDefault="00F441A7" w:rsidP="00F441A7">
      <w:pPr>
        <w:widowControl w:val="0"/>
        <w:numPr>
          <w:ilvl w:val="0"/>
          <w:numId w:val="31"/>
        </w:numPr>
        <w:tabs>
          <w:tab w:val="left" w:pos="940"/>
          <w:tab w:val="left" w:pos="1440"/>
        </w:tabs>
        <w:adjustRightInd w:val="0"/>
        <w:spacing w:after="0" w:line="360" w:lineRule="atLeast"/>
        <w:jc w:val="left"/>
        <w:rPr>
          <w:bCs/>
          <w:sz w:val="24"/>
          <w:szCs w:val="28"/>
        </w:rPr>
      </w:pPr>
      <w:r w:rsidRPr="003B5F45">
        <w:rPr>
          <w:b/>
          <w:bCs/>
          <w:sz w:val="24"/>
          <w:szCs w:val="28"/>
        </w:rPr>
        <w:t>Database</w:t>
      </w:r>
      <w:r w:rsidR="00E853E0">
        <w:rPr>
          <w:bCs/>
          <w:sz w:val="24"/>
          <w:szCs w:val="28"/>
        </w:rPr>
        <w:t>: PostgreSQL, SQLite</w:t>
      </w:r>
    </w:p>
    <w:p w:rsidR="00F441A7" w:rsidRPr="001E40E4" w:rsidRDefault="00F441A7" w:rsidP="00F441A7">
      <w:pPr>
        <w:widowControl w:val="0"/>
        <w:numPr>
          <w:ilvl w:val="0"/>
          <w:numId w:val="31"/>
        </w:numPr>
        <w:tabs>
          <w:tab w:val="left" w:pos="940"/>
          <w:tab w:val="left" w:pos="1440"/>
        </w:tabs>
        <w:adjustRightInd w:val="0"/>
        <w:spacing w:after="0" w:line="360" w:lineRule="atLeast"/>
        <w:jc w:val="left"/>
        <w:rPr>
          <w:bCs/>
          <w:sz w:val="24"/>
          <w:szCs w:val="28"/>
        </w:rPr>
      </w:pPr>
      <w:r w:rsidRPr="003B5F45">
        <w:rPr>
          <w:b/>
          <w:bCs/>
          <w:sz w:val="24"/>
          <w:szCs w:val="28"/>
        </w:rPr>
        <w:t>Hosting</w:t>
      </w:r>
      <w:r w:rsidR="00E853E0">
        <w:rPr>
          <w:bCs/>
          <w:sz w:val="24"/>
          <w:szCs w:val="28"/>
        </w:rPr>
        <w:t>: Google cloud</w:t>
      </w:r>
    </w:p>
    <w:p w:rsidR="0096285A" w:rsidRDefault="0096285A" w:rsidP="0096285A">
      <w:pPr>
        <w:widowControl w:val="0"/>
        <w:tabs>
          <w:tab w:val="left" w:pos="940"/>
          <w:tab w:val="left" w:pos="1440"/>
        </w:tabs>
        <w:adjustRightInd w:val="0"/>
        <w:spacing w:after="0" w:line="360" w:lineRule="atLeast"/>
        <w:jc w:val="left"/>
        <w:rPr>
          <w:b/>
          <w:i/>
          <w:iCs/>
          <w:color w:val="000080"/>
          <w:sz w:val="20"/>
        </w:rPr>
      </w:pPr>
    </w:p>
    <w:p w:rsidR="001340F4" w:rsidRDefault="001340F4" w:rsidP="00204BA0">
      <w:pPr>
        <w:pStyle w:val="Heading2"/>
      </w:pPr>
      <w:bookmarkStart w:id="109" w:name="_Toc202555970"/>
      <w:r>
        <w:t>Workflow of the system</w:t>
      </w:r>
      <w:bookmarkEnd w:id="109"/>
    </w:p>
    <w:p w:rsidR="007F5863" w:rsidRPr="007F5863" w:rsidRDefault="007F5863" w:rsidP="000F4263">
      <w:pPr>
        <w:pStyle w:val="ListParagraph"/>
        <w:numPr>
          <w:ilvl w:val="0"/>
          <w:numId w:val="34"/>
        </w:numPr>
        <w:jc w:val="left"/>
        <w:rPr>
          <w:sz w:val="28"/>
          <w:szCs w:val="28"/>
        </w:rPr>
      </w:pPr>
      <w:r w:rsidRPr="007F5863">
        <w:rPr>
          <w:sz w:val="28"/>
          <w:szCs w:val="28"/>
        </w:rPr>
        <w:t>We made a web based system so anyone can access it from anywhere.</w:t>
      </w:r>
    </w:p>
    <w:p w:rsidR="007F5863" w:rsidRPr="007F5863" w:rsidRDefault="007F5863" w:rsidP="007F5863">
      <w:pPr>
        <w:pStyle w:val="ListParagraph"/>
        <w:jc w:val="left"/>
        <w:rPr>
          <w:sz w:val="28"/>
          <w:szCs w:val="28"/>
        </w:rPr>
      </w:pPr>
    </w:p>
    <w:p w:rsidR="007F5863" w:rsidRPr="007F5863" w:rsidRDefault="007F5863" w:rsidP="000F4263">
      <w:pPr>
        <w:pStyle w:val="ListParagraph"/>
        <w:widowControl w:val="0"/>
        <w:numPr>
          <w:ilvl w:val="0"/>
          <w:numId w:val="34"/>
        </w:numPr>
        <w:tabs>
          <w:tab w:val="left" w:pos="940"/>
          <w:tab w:val="left" w:pos="1440"/>
        </w:tabs>
        <w:adjustRightInd w:val="0"/>
        <w:spacing w:after="0" w:line="360" w:lineRule="atLeast"/>
        <w:jc w:val="left"/>
        <w:rPr>
          <w:iCs/>
          <w:color w:val="000000" w:themeColor="text1"/>
          <w:sz w:val="28"/>
          <w:szCs w:val="28"/>
        </w:rPr>
      </w:pPr>
      <w:r w:rsidRPr="007F5863">
        <w:rPr>
          <w:iCs/>
          <w:color w:val="000000" w:themeColor="text1"/>
          <w:sz w:val="28"/>
          <w:szCs w:val="28"/>
        </w:rPr>
        <w:t>User do login as patient or doctor with verification method of doctor.</w:t>
      </w:r>
    </w:p>
    <w:p w:rsidR="007F5863" w:rsidRPr="007F5863" w:rsidRDefault="007F5863" w:rsidP="007F5863">
      <w:pPr>
        <w:pStyle w:val="ListParagraph"/>
        <w:widowControl w:val="0"/>
        <w:tabs>
          <w:tab w:val="left" w:pos="940"/>
          <w:tab w:val="left" w:pos="1440"/>
        </w:tabs>
        <w:adjustRightInd w:val="0"/>
        <w:spacing w:after="0" w:line="360" w:lineRule="atLeast"/>
        <w:jc w:val="left"/>
        <w:rPr>
          <w:i/>
          <w:iCs/>
          <w:color w:val="000080"/>
          <w:sz w:val="28"/>
          <w:szCs w:val="28"/>
        </w:rPr>
      </w:pPr>
    </w:p>
    <w:p w:rsidR="007F5863" w:rsidRPr="007F5863" w:rsidRDefault="007F5863" w:rsidP="000F4263">
      <w:pPr>
        <w:pStyle w:val="ListParagraph"/>
        <w:numPr>
          <w:ilvl w:val="0"/>
          <w:numId w:val="34"/>
        </w:numPr>
        <w:jc w:val="left"/>
        <w:rPr>
          <w:sz w:val="28"/>
          <w:szCs w:val="28"/>
        </w:rPr>
      </w:pPr>
      <w:r w:rsidRPr="007F5863">
        <w:rPr>
          <w:sz w:val="28"/>
          <w:szCs w:val="28"/>
        </w:rPr>
        <w:t>The platform is user friendly and easy to use where patient can add the health data like blood pressure, heart beat, age, cholesterol level. In easy way for non-professional person.</w:t>
      </w:r>
    </w:p>
    <w:p w:rsidR="007F5863" w:rsidRPr="007F5863" w:rsidRDefault="007F5863" w:rsidP="000F4263">
      <w:pPr>
        <w:pStyle w:val="ListParagraph"/>
        <w:numPr>
          <w:ilvl w:val="0"/>
          <w:numId w:val="34"/>
        </w:numPr>
        <w:jc w:val="left"/>
        <w:rPr>
          <w:sz w:val="28"/>
          <w:szCs w:val="28"/>
        </w:rPr>
      </w:pPr>
      <w:r w:rsidRPr="007F5863">
        <w:rPr>
          <w:sz w:val="28"/>
          <w:szCs w:val="28"/>
        </w:rPr>
        <w:br/>
        <w:t>Data is preprocessed and sent to trained Random forest model and CNN which predict the heart disease prediction</w:t>
      </w:r>
    </w:p>
    <w:p w:rsidR="007F5863" w:rsidRPr="007F5863" w:rsidRDefault="007F5863" w:rsidP="007F5863">
      <w:pPr>
        <w:pStyle w:val="ListParagraph"/>
        <w:jc w:val="left"/>
        <w:rPr>
          <w:sz w:val="28"/>
          <w:szCs w:val="28"/>
        </w:rPr>
      </w:pPr>
    </w:p>
    <w:p w:rsidR="007F5863" w:rsidRDefault="007F5863" w:rsidP="000F4263">
      <w:pPr>
        <w:pStyle w:val="ListParagraph"/>
        <w:numPr>
          <w:ilvl w:val="0"/>
          <w:numId w:val="34"/>
        </w:numPr>
        <w:jc w:val="left"/>
        <w:rPr>
          <w:sz w:val="28"/>
          <w:szCs w:val="28"/>
        </w:rPr>
      </w:pPr>
      <w:r w:rsidRPr="007F5863">
        <w:rPr>
          <w:sz w:val="28"/>
          <w:szCs w:val="28"/>
        </w:rPr>
        <w:t>Then the prediction comes instantly as a result.</w:t>
      </w:r>
    </w:p>
    <w:p w:rsidR="000F4263" w:rsidRPr="000F4263" w:rsidRDefault="000F4263" w:rsidP="000F4263">
      <w:pPr>
        <w:pStyle w:val="ListParagraph"/>
        <w:rPr>
          <w:sz w:val="28"/>
          <w:szCs w:val="28"/>
        </w:rPr>
      </w:pPr>
    </w:p>
    <w:p w:rsidR="000F4263" w:rsidRPr="000F4263" w:rsidRDefault="000F4263" w:rsidP="000F4263">
      <w:pPr>
        <w:pStyle w:val="ListParagraph"/>
        <w:ind w:left="1440"/>
        <w:jc w:val="left"/>
        <w:rPr>
          <w:sz w:val="28"/>
          <w:szCs w:val="28"/>
        </w:rPr>
      </w:pPr>
    </w:p>
    <w:p w:rsidR="000F4263" w:rsidRDefault="007F5863" w:rsidP="000F4263">
      <w:pPr>
        <w:pStyle w:val="ListParagraph"/>
        <w:numPr>
          <w:ilvl w:val="0"/>
          <w:numId w:val="34"/>
        </w:numPr>
        <w:jc w:val="left"/>
        <w:rPr>
          <w:sz w:val="28"/>
          <w:szCs w:val="28"/>
        </w:rPr>
      </w:pPr>
      <w:r w:rsidRPr="007F5863">
        <w:rPr>
          <w:sz w:val="28"/>
          <w:szCs w:val="28"/>
        </w:rPr>
        <w:t>If the risk is predicted then system will suggest the online consultancy facility and for physical checkup the nearest doctors based on location.</w:t>
      </w:r>
      <w:r w:rsidRPr="007F5863">
        <w:rPr>
          <w:sz w:val="28"/>
          <w:szCs w:val="28"/>
        </w:rPr>
        <w:br/>
      </w:r>
      <w:r w:rsidRPr="007F5863">
        <w:rPr>
          <w:sz w:val="28"/>
          <w:szCs w:val="28"/>
        </w:rPr>
        <w:lastRenderedPageBreak/>
        <w:br/>
      </w:r>
    </w:p>
    <w:p w:rsidR="000F4263" w:rsidRPr="000F4263" w:rsidRDefault="000F4263" w:rsidP="000F4263">
      <w:pPr>
        <w:pStyle w:val="ListParagraph"/>
        <w:rPr>
          <w:sz w:val="28"/>
          <w:szCs w:val="28"/>
        </w:rPr>
      </w:pPr>
    </w:p>
    <w:p w:rsidR="007F5863" w:rsidRDefault="007F5863" w:rsidP="000F4263">
      <w:pPr>
        <w:pStyle w:val="ListParagraph"/>
        <w:numPr>
          <w:ilvl w:val="0"/>
          <w:numId w:val="34"/>
        </w:numPr>
        <w:rPr>
          <w:sz w:val="28"/>
          <w:szCs w:val="28"/>
        </w:rPr>
      </w:pPr>
      <w:r w:rsidRPr="000F4263">
        <w:rPr>
          <w:sz w:val="28"/>
          <w:szCs w:val="28"/>
        </w:rPr>
        <w:t>Doctors have a dashboard where they see the patient reports and suggest the solution further after online consultancy.</w:t>
      </w:r>
    </w:p>
    <w:p w:rsidR="000F4263" w:rsidRPr="000F4263" w:rsidRDefault="000F4263" w:rsidP="000F4263">
      <w:pPr>
        <w:pStyle w:val="ListParagraph"/>
        <w:rPr>
          <w:sz w:val="28"/>
          <w:szCs w:val="28"/>
        </w:rPr>
      </w:pPr>
    </w:p>
    <w:p w:rsidR="000F4263" w:rsidRPr="000F4263" w:rsidRDefault="000F4263" w:rsidP="000F4263">
      <w:pPr>
        <w:pStyle w:val="ListParagraph"/>
        <w:ind w:left="1440"/>
        <w:rPr>
          <w:sz w:val="28"/>
          <w:szCs w:val="28"/>
        </w:rPr>
      </w:pPr>
    </w:p>
    <w:p w:rsidR="007F5863" w:rsidRPr="000F4263" w:rsidRDefault="007F5863" w:rsidP="000F4263">
      <w:pPr>
        <w:pStyle w:val="ListParagraph"/>
        <w:numPr>
          <w:ilvl w:val="0"/>
          <w:numId w:val="35"/>
        </w:numPr>
        <w:autoSpaceDE/>
        <w:autoSpaceDN/>
        <w:spacing w:before="100" w:beforeAutospacing="1" w:after="100" w:afterAutospacing="1"/>
        <w:jc w:val="left"/>
        <w:rPr>
          <w:sz w:val="28"/>
          <w:szCs w:val="28"/>
        </w:rPr>
      </w:pPr>
      <w:r w:rsidRPr="000F4263">
        <w:rPr>
          <w:sz w:val="28"/>
          <w:szCs w:val="28"/>
        </w:rPr>
        <w:t>Data is stored in a secure way by using PostgreSQL</w:t>
      </w:r>
    </w:p>
    <w:p w:rsidR="005A3A5F" w:rsidRDefault="005A3A5F" w:rsidP="005A3A5F"/>
    <w:p w:rsidR="001340F4" w:rsidRPr="00982B8D" w:rsidRDefault="001340F4" w:rsidP="00204BA0">
      <w:pPr>
        <w:pStyle w:val="Heading2"/>
      </w:pPr>
      <w:bookmarkStart w:id="110" w:name="_Toc202555971"/>
      <w:r>
        <w:t>Algorithms/Architecture</w:t>
      </w:r>
      <w:bookmarkEnd w:id="110"/>
    </w:p>
    <w:p w:rsidR="001340F4" w:rsidRDefault="001340F4" w:rsidP="001340F4">
      <w:pPr>
        <w:rPr>
          <w:noProof/>
        </w:rPr>
      </w:pPr>
    </w:p>
    <w:p w:rsidR="00C3412F" w:rsidRPr="00AC39F5" w:rsidRDefault="000F4263" w:rsidP="00AC39F5">
      <w:pPr>
        <w:pStyle w:val="ListParagraph"/>
        <w:widowControl w:val="0"/>
        <w:numPr>
          <w:ilvl w:val="1"/>
          <w:numId w:val="37"/>
        </w:numPr>
        <w:tabs>
          <w:tab w:val="left" w:pos="940"/>
          <w:tab w:val="left" w:pos="1440"/>
        </w:tabs>
        <w:adjustRightInd w:val="0"/>
        <w:spacing w:after="0" w:line="360" w:lineRule="atLeast"/>
        <w:jc w:val="left"/>
        <w:rPr>
          <w:iCs/>
          <w:color w:val="000000" w:themeColor="text1"/>
          <w:sz w:val="28"/>
          <w:szCs w:val="28"/>
        </w:rPr>
      </w:pPr>
      <w:r w:rsidRPr="00AC39F5">
        <w:rPr>
          <w:iCs/>
          <w:color w:val="000000" w:themeColor="text1"/>
          <w:sz w:val="28"/>
          <w:szCs w:val="28"/>
        </w:rPr>
        <w:t>Random forest model is used for high accuracy for medical work</w:t>
      </w:r>
      <w:r w:rsidRPr="00AC39F5">
        <w:rPr>
          <w:iCs/>
          <w:color w:val="000000" w:themeColor="text1"/>
          <w:sz w:val="28"/>
          <w:szCs w:val="28"/>
        </w:rPr>
        <w:br/>
        <w:t>CNN</w:t>
      </w:r>
      <w:r w:rsidR="00AC39F5" w:rsidRPr="00AC39F5">
        <w:rPr>
          <w:iCs/>
          <w:color w:val="000000" w:themeColor="text1"/>
          <w:sz w:val="28"/>
          <w:szCs w:val="28"/>
        </w:rPr>
        <w:t xml:space="preserve"> was</w:t>
      </w:r>
      <w:r w:rsidRPr="00AC39F5">
        <w:rPr>
          <w:iCs/>
          <w:color w:val="000000" w:themeColor="text1"/>
          <w:sz w:val="28"/>
          <w:szCs w:val="28"/>
        </w:rPr>
        <w:t xml:space="preserve"> used for images process data e.g. </w:t>
      </w:r>
      <w:proofErr w:type="spellStart"/>
      <w:r w:rsidRPr="00AC39F5">
        <w:rPr>
          <w:iCs/>
          <w:color w:val="000000" w:themeColor="text1"/>
          <w:sz w:val="28"/>
          <w:szCs w:val="28"/>
        </w:rPr>
        <w:t>Egc</w:t>
      </w:r>
      <w:proofErr w:type="spellEnd"/>
      <w:r w:rsidRPr="00AC39F5">
        <w:rPr>
          <w:iCs/>
          <w:color w:val="000000" w:themeColor="text1"/>
          <w:sz w:val="28"/>
          <w:szCs w:val="28"/>
        </w:rPr>
        <w:t xml:space="preserve"> picture data</w:t>
      </w:r>
    </w:p>
    <w:p w:rsidR="000F4263" w:rsidRPr="00AC39F5" w:rsidRDefault="000F4263" w:rsidP="00AC39F5">
      <w:pPr>
        <w:pStyle w:val="ListParagraph"/>
        <w:widowControl w:val="0"/>
        <w:numPr>
          <w:ilvl w:val="1"/>
          <w:numId w:val="37"/>
        </w:numPr>
        <w:tabs>
          <w:tab w:val="left" w:pos="940"/>
          <w:tab w:val="left" w:pos="1440"/>
        </w:tabs>
        <w:adjustRightInd w:val="0"/>
        <w:spacing w:after="0" w:line="360" w:lineRule="atLeast"/>
        <w:jc w:val="left"/>
        <w:rPr>
          <w:iCs/>
          <w:color w:val="000000" w:themeColor="text1"/>
          <w:sz w:val="28"/>
          <w:szCs w:val="28"/>
        </w:rPr>
      </w:pPr>
      <w:r w:rsidRPr="00AC39F5">
        <w:rPr>
          <w:iCs/>
          <w:color w:val="000000" w:themeColor="text1"/>
          <w:sz w:val="28"/>
          <w:szCs w:val="28"/>
        </w:rPr>
        <w:t>We used</w:t>
      </w:r>
      <w:r w:rsidR="00AC39F5" w:rsidRPr="00AC39F5">
        <w:rPr>
          <w:iCs/>
          <w:color w:val="000000" w:themeColor="text1"/>
          <w:sz w:val="28"/>
          <w:szCs w:val="28"/>
        </w:rPr>
        <w:t xml:space="preserve"> React for frontend, Django python for backend</w:t>
      </w:r>
    </w:p>
    <w:p w:rsidR="00AC39F5" w:rsidRPr="00AC39F5" w:rsidRDefault="00AC39F5" w:rsidP="00AC39F5">
      <w:pPr>
        <w:pStyle w:val="ListParagraph"/>
        <w:widowControl w:val="0"/>
        <w:numPr>
          <w:ilvl w:val="1"/>
          <w:numId w:val="37"/>
        </w:numPr>
        <w:tabs>
          <w:tab w:val="left" w:pos="940"/>
          <w:tab w:val="left" w:pos="1440"/>
        </w:tabs>
        <w:adjustRightInd w:val="0"/>
        <w:spacing w:after="0" w:line="360" w:lineRule="atLeast"/>
        <w:jc w:val="left"/>
        <w:rPr>
          <w:iCs/>
          <w:color w:val="000000" w:themeColor="text1"/>
          <w:sz w:val="28"/>
          <w:szCs w:val="28"/>
        </w:rPr>
      </w:pPr>
      <w:r w:rsidRPr="00AC39F5">
        <w:rPr>
          <w:iCs/>
          <w:color w:val="000000" w:themeColor="text1"/>
          <w:sz w:val="28"/>
          <w:szCs w:val="28"/>
        </w:rPr>
        <w:t>We used PostgreSQL for storing patient and doctor information and reports of patient.</w:t>
      </w:r>
    </w:p>
    <w:p w:rsidR="00AC39F5" w:rsidRPr="00AC39F5" w:rsidRDefault="00AC39F5" w:rsidP="00AC39F5">
      <w:pPr>
        <w:pStyle w:val="ListParagraph"/>
        <w:widowControl w:val="0"/>
        <w:numPr>
          <w:ilvl w:val="1"/>
          <w:numId w:val="37"/>
        </w:numPr>
        <w:tabs>
          <w:tab w:val="left" w:pos="940"/>
          <w:tab w:val="left" w:pos="1440"/>
        </w:tabs>
        <w:adjustRightInd w:val="0"/>
        <w:spacing w:after="0" w:line="360" w:lineRule="atLeast"/>
        <w:jc w:val="left"/>
        <w:rPr>
          <w:iCs/>
          <w:color w:val="000000" w:themeColor="text1"/>
          <w:sz w:val="28"/>
          <w:szCs w:val="28"/>
        </w:rPr>
      </w:pPr>
      <w:r w:rsidRPr="00AC39F5">
        <w:rPr>
          <w:iCs/>
          <w:color w:val="000000" w:themeColor="text1"/>
          <w:sz w:val="28"/>
          <w:szCs w:val="28"/>
        </w:rPr>
        <w:t>REST API used to connect the frontend and backend</w:t>
      </w:r>
    </w:p>
    <w:p w:rsidR="00AC39F5" w:rsidRPr="00AC39F5" w:rsidRDefault="00AC39F5" w:rsidP="00AC39F5">
      <w:pPr>
        <w:pStyle w:val="ListParagraph"/>
        <w:widowControl w:val="0"/>
        <w:numPr>
          <w:ilvl w:val="1"/>
          <w:numId w:val="37"/>
        </w:numPr>
        <w:tabs>
          <w:tab w:val="left" w:pos="940"/>
          <w:tab w:val="left" w:pos="1440"/>
        </w:tabs>
        <w:adjustRightInd w:val="0"/>
        <w:spacing w:after="0" w:line="360" w:lineRule="atLeast"/>
        <w:jc w:val="left"/>
        <w:rPr>
          <w:iCs/>
          <w:color w:val="000000" w:themeColor="text1"/>
          <w:sz w:val="28"/>
          <w:szCs w:val="28"/>
        </w:rPr>
      </w:pPr>
      <w:r w:rsidRPr="00AC39F5">
        <w:rPr>
          <w:iCs/>
          <w:color w:val="000000" w:themeColor="text1"/>
          <w:sz w:val="28"/>
          <w:szCs w:val="28"/>
        </w:rPr>
        <w:t xml:space="preserve">NLP based </w:t>
      </w:r>
      <w:proofErr w:type="spellStart"/>
      <w:r w:rsidRPr="00AC39F5">
        <w:rPr>
          <w:iCs/>
          <w:color w:val="000000" w:themeColor="text1"/>
          <w:sz w:val="28"/>
          <w:szCs w:val="28"/>
        </w:rPr>
        <w:t>chatbot</w:t>
      </w:r>
      <w:proofErr w:type="spellEnd"/>
      <w:r w:rsidRPr="00AC39F5">
        <w:rPr>
          <w:iCs/>
          <w:color w:val="000000" w:themeColor="text1"/>
          <w:sz w:val="28"/>
          <w:szCs w:val="28"/>
        </w:rPr>
        <w:t xml:space="preserve"> will be used for the user queries and frequently asked questions as FAQs</w:t>
      </w:r>
    </w:p>
    <w:p w:rsidR="00C3412F" w:rsidRDefault="00C3412F" w:rsidP="001340F4">
      <w:pPr>
        <w:rPr>
          <w:noProof/>
        </w:rPr>
      </w:pPr>
    </w:p>
    <w:p w:rsidR="00641B55" w:rsidRPr="0096285A" w:rsidRDefault="00641B55" w:rsidP="00641B55">
      <w:pPr>
        <w:widowControl w:val="0"/>
        <w:tabs>
          <w:tab w:val="left" w:pos="940"/>
          <w:tab w:val="left" w:pos="1440"/>
        </w:tabs>
        <w:adjustRightInd w:val="0"/>
        <w:spacing w:after="0" w:line="360" w:lineRule="atLeast"/>
        <w:jc w:val="left"/>
        <w:rPr>
          <w:b/>
          <w:i/>
          <w:iCs/>
          <w:color w:val="000080"/>
          <w:sz w:val="20"/>
        </w:rPr>
      </w:pPr>
      <w:r w:rsidRPr="0096285A">
        <w:rPr>
          <w:b/>
          <w:i/>
          <w:iCs/>
          <w:color w:val="000080"/>
          <w:sz w:val="20"/>
        </w:rPr>
        <w:t xml:space="preserve">This </w:t>
      </w:r>
      <w:r>
        <w:rPr>
          <w:b/>
          <w:i/>
          <w:iCs/>
          <w:color w:val="000080"/>
          <w:sz w:val="20"/>
        </w:rPr>
        <w:t xml:space="preserve">chapter should explain </w:t>
      </w:r>
      <w:r w:rsidR="00C3412F">
        <w:rPr>
          <w:b/>
          <w:i/>
          <w:iCs/>
          <w:color w:val="000080"/>
          <w:sz w:val="20"/>
        </w:rPr>
        <w:t>what you did and how you did it. I</w:t>
      </w:r>
      <w:r>
        <w:rPr>
          <w:b/>
          <w:i/>
          <w:iCs/>
          <w:color w:val="000080"/>
          <w:sz w:val="20"/>
        </w:rPr>
        <w:t xml:space="preserve">t must be clearly written so it would be easy for another researcher to duplicate the experiment if they wished to. </w:t>
      </w:r>
    </w:p>
    <w:p w:rsidR="001340F4" w:rsidRDefault="001340F4" w:rsidP="001340F4">
      <w:pPr>
        <w:rPr>
          <w:noProof/>
        </w:rPr>
      </w:pPr>
    </w:p>
    <w:p w:rsidR="001340F4" w:rsidRDefault="001340F4" w:rsidP="001340F4">
      <w:pPr>
        <w:rPr>
          <w:noProof/>
        </w:rPr>
      </w:pPr>
    </w:p>
    <w:p w:rsidR="001340F4" w:rsidRDefault="001340F4" w:rsidP="001340F4">
      <w:pPr>
        <w:rPr>
          <w:noProof/>
        </w:rPr>
      </w:pPr>
    </w:p>
    <w:p w:rsidR="001340F4" w:rsidRDefault="001340F4" w:rsidP="00204BA0">
      <w:pPr>
        <w:pStyle w:val="Heading2"/>
      </w:pPr>
      <w:r>
        <w:br w:type="page"/>
      </w:r>
    </w:p>
    <w:p w:rsidR="0059375D" w:rsidRDefault="0059375D" w:rsidP="0059375D">
      <w:pPr>
        <w:pStyle w:val="Heading2"/>
      </w:pPr>
      <w:r w:rsidRPr="000610B3">
        <w:lastRenderedPageBreak/>
        <w:t>Module 1</w:t>
      </w:r>
      <w:r>
        <w:t xml:space="preserve">. </w:t>
      </w:r>
      <w:r w:rsidRPr="00171CEE">
        <w:t>User interfaces (mock screens)</w:t>
      </w:r>
      <w:r>
        <w:br/>
      </w:r>
      <w:r w:rsidRPr="00FC3FEF">
        <w:rPr>
          <w:sz w:val="24"/>
          <w:szCs w:val="24"/>
        </w:rPr>
        <w:t>Home page</w:t>
      </w:r>
    </w:p>
    <w:p w:rsidR="0059375D" w:rsidRDefault="002533FA" w:rsidP="0059375D">
      <w:r>
        <w:rPr>
          <w:noProof/>
        </w:rPr>
        <w:drawing>
          <wp:inline distT="0" distB="0" distL="0" distR="0">
            <wp:extent cx="5490210" cy="23507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omepage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90210" cy="2350770"/>
                    </a:xfrm>
                    <a:prstGeom prst="rect">
                      <a:avLst/>
                    </a:prstGeom>
                  </pic:spPr>
                </pic:pic>
              </a:graphicData>
            </a:graphic>
          </wp:inline>
        </w:drawing>
      </w:r>
    </w:p>
    <w:p w:rsidR="002533FA" w:rsidRDefault="002533FA" w:rsidP="0059375D"/>
    <w:p w:rsidR="002533FA" w:rsidRDefault="002533FA" w:rsidP="0059375D"/>
    <w:p w:rsidR="002533FA" w:rsidRPr="002533FA" w:rsidRDefault="002533FA" w:rsidP="0059375D">
      <w:pPr>
        <w:rPr>
          <w:b/>
          <w:sz w:val="28"/>
          <w:szCs w:val="28"/>
        </w:rPr>
      </w:pPr>
      <w:r w:rsidRPr="002533FA">
        <w:rPr>
          <w:b/>
          <w:sz w:val="28"/>
          <w:szCs w:val="28"/>
        </w:rPr>
        <w:t>Sign in:</w:t>
      </w:r>
    </w:p>
    <w:p w:rsidR="002533FA" w:rsidRDefault="002533FA" w:rsidP="0059375D">
      <w:r>
        <w:rPr>
          <w:noProof/>
        </w:rPr>
        <w:drawing>
          <wp:inline distT="0" distB="0" distL="0" distR="0">
            <wp:extent cx="5490210" cy="23317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ign i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90210" cy="2331720"/>
                    </a:xfrm>
                    <a:prstGeom prst="rect">
                      <a:avLst/>
                    </a:prstGeom>
                  </pic:spPr>
                </pic:pic>
              </a:graphicData>
            </a:graphic>
          </wp:inline>
        </w:drawing>
      </w:r>
    </w:p>
    <w:p w:rsidR="002533FA" w:rsidRDefault="002533FA" w:rsidP="0059375D"/>
    <w:p w:rsidR="002533FA" w:rsidRDefault="002533FA" w:rsidP="0059375D"/>
    <w:p w:rsidR="002533FA" w:rsidRDefault="002533FA" w:rsidP="0059375D"/>
    <w:p w:rsidR="002533FA" w:rsidRDefault="002533FA" w:rsidP="0059375D"/>
    <w:p w:rsidR="002533FA" w:rsidRDefault="002533FA" w:rsidP="0059375D"/>
    <w:p w:rsidR="002533FA" w:rsidRDefault="002533FA" w:rsidP="0059375D"/>
    <w:p w:rsidR="002533FA" w:rsidRDefault="002533FA" w:rsidP="0059375D"/>
    <w:p w:rsidR="002533FA" w:rsidRDefault="002533FA" w:rsidP="0059375D"/>
    <w:p w:rsidR="002533FA" w:rsidRDefault="002533FA" w:rsidP="0059375D"/>
    <w:p w:rsidR="002533FA" w:rsidRPr="002533FA" w:rsidRDefault="002533FA" w:rsidP="0059375D">
      <w:pPr>
        <w:rPr>
          <w:b/>
          <w:sz w:val="28"/>
          <w:szCs w:val="28"/>
        </w:rPr>
      </w:pPr>
      <w:r w:rsidRPr="002533FA">
        <w:rPr>
          <w:b/>
          <w:sz w:val="28"/>
          <w:szCs w:val="28"/>
        </w:rPr>
        <w:lastRenderedPageBreak/>
        <w:t>SIGN UP AS PATIENT:</w:t>
      </w:r>
    </w:p>
    <w:p w:rsidR="002533FA" w:rsidRDefault="002533FA" w:rsidP="0059375D">
      <w:r>
        <w:rPr>
          <w:noProof/>
        </w:rPr>
        <w:drawing>
          <wp:inline distT="0" distB="0" distL="0" distR="0">
            <wp:extent cx="5490210" cy="23647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ign up dr.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90210" cy="2364740"/>
                    </a:xfrm>
                    <a:prstGeom prst="rect">
                      <a:avLst/>
                    </a:prstGeom>
                  </pic:spPr>
                </pic:pic>
              </a:graphicData>
            </a:graphic>
          </wp:inline>
        </w:drawing>
      </w:r>
    </w:p>
    <w:p w:rsidR="002533FA" w:rsidRDefault="002533FA" w:rsidP="0059375D"/>
    <w:p w:rsidR="002533FA" w:rsidRDefault="002533FA" w:rsidP="0059375D"/>
    <w:p w:rsidR="002533FA" w:rsidRDefault="002533FA" w:rsidP="0059375D"/>
    <w:p w:rsidR="002533FA" w:rsidRPr="002533FA" w:rsidRDefault="002533FA" w:rsidP="0059375D">
      <w:pPr>
        <w:rPr>
          <w:b/>
          <w:sz w:val="28"/>
          <w:szCs w:val="28"/>
        </w:rPr>
      </w:pPr>
      <w:r w:rsidRPr="002533FA">
        <w:rPr>
          <w:b/>
          <w:sz w:val="28"/>
          <w:szCs w:val="28"/>
        </w:rPr>
        <w:t>Services:</w:t>
      </w:r>
    </w:p>
    <w:p w:rsidR="002533FA" w:rsidRDefault="002533FA" w:rsidP="0059375D"/>
    <w:p w:rsidR="002533FA" w:rsidRDefault="002533FA" w:rsidP="0059375D">
      <w:r>
        <w:rPr>
          <w:noProof/>
        </w:rPr>
        <w:drawing>
          <wp:inline distT="0" distB="0" distL="0" distR="0">
            <wp:extent cx="5490210" cy="23190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ervice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90210" cy="2319020"/>
                    </a:xfrm>
                    <a:prstGeom prst="rect">
                      <a:avLst/>
                    </a:prstGeom>
                  </pic:spPr>
                </pic:pic>
              </a:graphicData>
            </a:graphic>
          </wp:inline>
        </w:drawing>
      </w:r>
    </w:p>
    <w:p w:rsidR="002533FA" w:rsidRDefault="002533FA" w:rsidP="0059375D"/>
    <w:p w:rsidR="002533FA" w:rsidRDefault="002533FA" w:rsidP="0059375D"/>
    <w:p w:rsidR="002533FA" w:rsidRDefault="002533FA" w:rsidP="0059375D"/>
    <w:p w:rsidR="002533FA" w:rsidRDefault="002533FA" w:rsidP="0059375D"/>
    <w:p w:rsidR="002533FA" w:rsidRDefault="002533FA" w:rsidP="0059375D"/>
    <w:p w:rsidR="002533FA" w:rsidRDefault="002533FA" w:rsidP="0059375D"/>
    <w:p w:rsidR="002533FA" w:rsidRDefault="002533FA" w:rsidP="0059375D"/>
    <w:p w:rsidR="002533FA" w:rsidRDefault="002533FA" w:rsidP="0059375D"/>
    <w:p w:rsidR="002533FA" w:rsidRPr="002533FA" w:rsidRDefault="002533FA" w:rsidP="0059375D">
      <w:pPr>
        <w:rPr>
          <w:b/>
          <w:sz w:val="28"/>
          <w:szCs w:val="28"/>
        </w:rPr>
      </w:pPr>
      <w:r w:rsidRPr="002533FA">
        <w:rPr>
          <w:b/>
          <w:sz w:val="28"/>
          <w:szCs w:val="28"/>
        </w:rPr>
        <w:lastRenderedPageBreak/>
        <w:t>Report Submission:</w:t>
      </w:r>
    </w:p>
    <w:p w:rsidR="002533FA" w:rsidRDefault="002533FA" w:rsidP="0059375D">
      <w:r>
        <w:rPr>
          <w:noProof/>
        </w:rPr>
        <w:drawing>
          <wp:inline distT="0" distB="0" distL="0" distR="0">
            <wp:extent cx="5490210" cy="23907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port sub,i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90210" cy="2390775"/>
                    </a:xfrm>
                    <a:prstGeom prst="rect">
                      <a:avLst/>
                    </a:prstGeom>
                  </pic:spPr>
                </pic:pic>
              </a:graphicData>
            </a:graphic>
          </wp:inline>
        </w:drawing>
      </w:r>
    </w:p>
    <w:p w:rsidR="002533FA" w:rsidRDefault="002533FA" w:rsidP="0059375D"/>
    <w:p w:rsidR="002533FA" w:rsidRDefault="002533FA" w:rsidP="0059375D"/>
    <w:p w:rsidR="002533FA" w:rsidRDefault="002533FA" w:rsidP="0059375D"/>
    <w:p w:rsidR="002533FA" w:rsidRPr="002533FA" w:rsidRDefault="002533FA" w:rsidP="0059375D">
      <w:pPr>
        <w:rPr>
          <w:b/>
          <w:sz w:val="28"/>
          <w:szCs w:val="28"/>
        </w:rPr>
      </w:pPr>
    </w:p>
    <w:p w:rsidR="002533FA" w:rsidRPr="002533FA" w:rsidRDefault="002533FA" w:rsidP="0059375D">
      <w:pPr>
        <w:rPr>
          <w:b/>
          <w:sz w:val="28"/>
          <w:szCs w:val="28"/>
        </w:rPr>
      </w:pPr>
      <w:r w:rsidRPr="002533FA">
        <w:rPr>
          <w:b/>
          <w:sz w:val="28"/>
          <w:szCs w:val="28"/>
        </w:rPr>
        <w:t>Report Image Upload:</w:t>
      </w:r>
    </w:p>
    <w:p w:rsidR="002533FA" w:rsidRDefault="002533FA" w:rsidP="0059375D">
      <w:r>
        <w:rPr>
          <w:noProof/>
        </w:rPr>
        <w:drawing>
          <wp:inline distT="0" distB="0" distL="0" distR="0">
            <wp:extent cx="5490210" cy="23533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port image upload.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90210" cy="2353310"/>
                    </a:xfrm>
                    <a:prstGeom prst="rect">
                      <a:avLst/>
                    </a:prstGeom>
                  </pic:spPr>
                </pic:pic>
              </a:graphicData>
            </a:graphic>
          </wp:inline>
        </w:drawing>
      </w:r>
    </w:p>
    <w:p w:rsidR="002533FA" w:rsidRDefault="002533FA" w:rsidP="0059375D"/>
    <w:p w:rsidR="002533FA" w:rsidRDefault="002533FA" w:rsidP="0059375D"/>
    <w:p w:rsidR="002533FA" w:rsidRDefault="002533FA" w:rsidP="0059375D"/>
    <w:p w:rsidR="002533FA" w:rsidRDefault="002533FA" w:rsidP="0059375D"/>
    <w:p w:rsidR="002533FA" w:rsidRDefault="002533FA" w:rsidP="0059375D"/>
    <w:p w:rsidR="002533FA" w:rsidRDefault="002533FA" w:rsidP="0059375D"/>
    <w:p w:rsidR="002533FA" w:rsidRDefault="002533FA" w:rsidP="0059375D"/>
    <w:p w:rsidR="002533FA" w:rsidRDefault="002533FA" w:rsidP="0059375D"/>
    <w:p w:rsidR="002533FA" w:rsidRPr="002533FA" w:rsidRDefault="002533FA" w:rsidP="0059375D">
      <w:pPr>
        <w:rPr>
          <w:b/>
          <w:sz w:val="28"/>
          <w:szCs w:val="28"/>
        </w:rPr>
      </w:pPr>
      <w:r w:rsidRPr="002533FA">
        <w:rPr>
          <w:b/>
          <w:sz w:val="28"/>
          <w:szCs w:val="28"/>
        </w:rPr>
        <w:lastRenderedPageBreak/>
        <w:t>Doctor List:</w:t>
      </w:r>
    </w:p>
    <w:p w:rsidR="002533FA" w:rsidRDefault="002533FA" w:rsidP="0059375D">
      <w:r>
        <w:rPr>
          <w:noProof/>
        </w:rPr>
        <w:drawing>
          <wp:inline distT="0" distB="0" distL="0" distR="0">
            <wp:extent cx="5490210" cy="23641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octor 1 pag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90210" cy="2364105"/>
                    </a:xfrm>
                    <a:prstGeom prst="rect">
                      <a:avLst/>
                    </a:prstGeom>
                  </pic:spPr>
                </pic:pic>
              </a:graphicData>
            </a:graphic>
          </wp:inline>
        </w:drawing>
      </w:r>
    </w:p>
    <w:p w:rsidR="002533FA" w:rsidRDefault="002533FA" w:rsidP="0059375D"/>
    <w:p w:rsidR="002533FA" w:rsidRDefault="002533FA" w:rsidP="0059375D">
      <w:pPr>
        <w:rPr>
          <w:b/>
          <w:sz w:val="28"/>
          <w:szCs w:val="28"/>
        </w:rPr>
      </w:pPr>
    </w:p>
    <w:p w:rsidR="00D267D6" w:rsidRPr="00D267D6" w:rsidRDefault="00D267D6" w:rsidP="0059375D">
      <w:pPr>
        <w:rPr>
          <w:b/>
          <w:sz w:val="28"/>
          <w:szCs w:val="28"/>
        </w:rPr>
      </w:pPr>
    </w:p>
    <w:p w:rsidR="002533FA" w:rsidRPr="00D267D6" w:rsidRDefault="002533FA" w:rsidP="0059375D">
      <w:pPr>
        <w:rPr>
          <w:b/>
          <w:sz w:val="28"/>
          <w:szCs w:val="28"/>
        </w:rPr>
      </w:pPr>
      <w:r w:rsidRPr="00D267D6">
        <w:rPr>
          <w:b/>
          <w:sz w:val="28"/>
          <w:szCs w:val="28"/>
        </w:rPr>
        <w:t>Online Doctors Consultancy:</w:t>
      </w:r>
    </w:p>
    <w:p w:rsidR="002533FA" w:rsidRDefault="002533FA" w:rsidP="0059375D"/>
    <w:p w:rsidR="002533FA" w:rsidRDefault="002533FA" w:rsidP="0059375D">
      <w:r>
        <w:rPr>
          <w:noProof/>
        </w:rPr>
        <w:drawing>
          <wp:inline distT="0" distB="0" distL="0" distR="0">
            <wp:extent cx="5490210" cy="23260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octor whatsapp onlin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90210" cy="2326005"/>
                    </a:xfrm>
                    <a:prstGeom prst="rect">
                      <a:avLst/>
                    </a:prstGeom>
                  </pic:spPr>
                </pic:pic>
              </a:graphicData>
            </a:graphic>
          </wp:inline>
        </w:drawing>
      </w:r>
    </w:p>
    <w:p w:rsidR="00D267D6" w:rsidRDefault="00D267D6" w:rsidP="0059375D"/>
    <w:p w:rsidR="00D267D6" w:rsidRDefault="00D267D6" w:rsidP="0059375D"/>
    <w:p w:rsidR="00D267D6" w:rsidRDefault="00D267D6" w:rsidP="0059375D"/>
    <w:p w:rsidR="00D267D6" w:rsidRDefault="00D267D6" w:rsidP="0059375D"/>
    <w:p w:rsidR="00D267D6" w:rsidRDefault="00D267D6" w:rsidP="0059375D"/>
    <w:p w:rsidR="00D267D6" w:rsidRDefault="00D267D6" w:rsidP="0059375D"/>
    <w:p w:rsidR="00D267D6" w:rsidRDefault="00D267D6" w:rsidP="0059375D"/>
    <w:p w:rsidR="00D267D6" w:rsidRDefault="00D267D6" w:rsidP="0059375D"/>
    <w:p w:rsidR="00D267D6" w:rsidRPr="00D267D6" w:rsidRDefault="00D267D6" w:rsidP="0059375D">
      <w:pPr>
        <w:rPr>
          <w:b/>
          <w:sz w:val="28"/>
          <w:szCs w:val="28"/>
        </w:rPr>
      </w:pPr>
      <w:r w:rsidRPr="00D267D6">
        <w:rPr>
          <w:b/>
          <w:sz w:val="28"/>
          <w:szCs w:val="28"/>
        </w:rPr>
        <w:lastRenderedPageBreak/>
        <w:t>About us:</w:t>
      </w:r>
    </w:p>
    <w:p w:rsidR="00D267D6" w:rsidRPr="0059375D" w:rsidRDefault="00D267D6" w:rsidP="0059375D">
      <w:r>
        <w:rPr>
          <w:noProof/>
        </w:rPr>
        <w:drawing>
          <wp:inline distT="0" distB="0" distL="0" distR="0">
            <wp:extent cx="5490210" cy="23094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bout us.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90210" cy="2309495"/>
                    </a:xfrm>
                    <a:prstGeom prst="rect">
                      <a:avLst/>
                    </a:prstGeom>
                  </pic:spPr>
                </pic:pic>
              </a:graphicData>
            </a:graphic>
          </wp:inline>
        </w:drawing>
      </w:r>
    </w:p>
    <w:p w:rsidR="001340F4" w:rsidRPr="000B2574" w:rsidRDefault="001340F4" w:rsidP="001340F4">
      <w:pPr>
        <w:pStyle w:val="Heading1"/>
      </w:pPr>
      <w:bookmarkStart w:id="111" w:name="_Toc202555972"/>
      <w:r>
        <w:lastRenderedPageBreak/>
        <w:t>Design and Implementation</w:t>
      </w:r>
      <w:bookmarkEnd w:id="111"/>
    </w:p>
    <w:p w:rsidR="001340F4" w:rsidRPr="007D2462" w:rsidRDefault="001340F4" w:rsidP="00204BA0">
      <w:pPr>
        <w:pStyle w:val="Heading2"/>
      </w:pPr>
      <w:bookmarkStart w:id="112" w:name="_Toc202555973"/>
      <w:r w:rsidRPr="007D2462">
        <w:t>System Design</w:t>
      </w:r>
      <w:bookmarkEnd w:id="112"/>
    </w:p>
    <w:p w:rsidR="00AC39F5" w:rsidRDefault="00AC39F5" w:rsidP="0042125E">
      <w:pPr>
        <w:pStyle w:val="Comment"/>
        <w:numPr>
          <w:ilvl w:val="0"/>
          <w:numId w:val="39"/>
        </w:numPr>
        <w:rPr>
          <w:i w:val="0"/>
          <w:color w:val="000000" w:themeColor="text1"/>
          <w:sz w:val="28"/>
          <w:szCs w:val="28"/>
        </w:rPr>
      </w:pPr>
      <w:r w:rsidRPr="00AC39F5">
        <w:rPr>
          <w:i w:val="0"/>
          <w:color w:val="000000" w:themeColor="text1"/>
          <w:sz w:val="28"/>
          <w:szCs w:val="28"/>
        </w:rPr>
        <w:t>The system will do fast work and good performance by using ML models e.g. Random forest and also responsive by reducing load time</w:t>
      </w:r>
      <w:r>
        <w:rPr>
          <w:i w:val="0"/>
          <w:color w:val="000000" w:themeColor="text1"/>
          <w:sz w:val="28"/>
          <w:szCs w:val="28"/>
        </w:rPr>
        <w:t>.</w:t>
      </w:r>
    </w:p>
    <w:p w:rsidR="00AC39F5" w:rsidRDefault="00AC39F5" w:rsidP="0042125E">
      <w:pPr>
        <w:pStyle w:val="Comment"/>
        <w:numPr>
          <w:ilvl w:val="0"/>
          <w:numId w:val="39"/>
        </w:numPr>
        <w:rPr>
          <w:i w:val="0"/>
          <w:color w:val="000000" w:themeColor="text1"/>
          <w:sz w:val="28"/>
          <w:szCs w:val="28"/>
        </w:rPr>
      </w:pPr>
      <w:r>
        <w:rPr>
          <w:i w:val="0"/>
          <w:color w:val="000000" w:themeColor="text1"/>
          <w:sz w:val="28"/>
          <w:szCs w:val="28"/>
        </w:rPr>
        <w:t xml:space="preserve">Robust system </w:t>
      </w:r>
      <w:r w:rsidR="00981C2E">
        <w:rPr>
          <w:i w:val="0"/>
          <w:color w:val="000000" w:themeColor="text1"/>
          <w:sz w:val="28"/>
          <w:szCs w:val="28"/>
        </w:rPr>
        <w:t>handles</w:t>
      </w:r>
      <w:r>
        <w:rPr>
          <w:i w:val="0"/>
          <w:color w:val="000000" w:themeColor="text1"/>
          <w:sz w:val="28"/>
          <w:szCs w:val="28"/>
        </w:rPr>
        <w:t xml:space="preserve"> the missing and invalid values and make them correct</w:t>
      </w:r>
      <w:r w:rsidR="00981C2E">
        <w:rPr>
          <w:i w:val="0"/>
          <w:color w:val="000000" w:themeColor="text1"/>
          <w:sz w:val="28"/>
          <w:szCs w:val="28"/>
        </w:rPr>
        <w:t xml:space="preserve"> to make smooth working when user enter the unexpected action.</w:t>
      </w:r>
    </w:p>
    <w:p w:rsidR="00981C2E" w:rsidRDefault="00981C2E" w:rsidP="0042125E">
      <w:pPr>
        <w:pStyle w:val="Comment"/>
        <w:numPr>
          <w:ilvl w:val="0"/>
          <w:numId w:val="39"/>
        </w:numPr>
        <w:rPr>
          <w:i w:val="0"/>
          <w:color w:val="000000" w:themeColor="text1"/>
          <w:sz w:val="28"/>
          <w:szCs w:val="28"/>
        </w:rPr>
      </w:pPr>
      <w:r>
        <w:rPr>
          <w:i w:val="0"/>
          <w:color w:val="000000" w:themeColor="text1"/>
          <w:sz w:val="28"/>
          <w:szCs w:val="28"/>
        </w:rPr>
        <w:t>Interactive UI made by React in simple form that has a user friendly experience for the doctor and patient</w:t>
      </w:r>
    </w:p>
    <w:p w:rsidR="00981C2E" w:rsidRDefault="00981C2E" w:rsidP="0042125E">
      <w:pPr>
        <w:pStyle w:val="Comment"/>
        <w:numPr>
          <w:ilvl w:val="0"/>
          <w:numId w:val="39"/>
        </w:numPr>
        <w:rPr>
          <w:i w:val="0"/>
          <w:color w:val="000000" w:themeColor="text1"/>
          <w:sz w:val="28"/>
          <w:szCs w:val="28"/>
        </w:rPr>
      </w:pPr>
      <w:r>
        <w:rPr>
          <w:i w:val="0"/>
          <w:color w:val="000000" w:themeColor="text1"/>
          <w:sz w:val="28"/>
          <w:szCs w:val="28"/>
        </w:rPr>
        <w:t>Modular system allow easy way update it or expand it in future</w:t>
      </w:r>
      <w:r>
        <w:rPr>
          <w:i w:val="0"/>
          <w:color w:val="000000" w:themeColor="text1"/>
          <w:sz w:val="28"/>
          <w:szCs w:val="28"/>
        </w:rPr>
        <w:br/>
        <w:t>Important components like ML model, API, UI modules can be reused and system can work on different platforms like mobile browser, laptop etc.</w:t>
      </w:r>
    </w:p>
    <w:p w:rsidR="00981C2E" w:rsidRPr="00AC39F5" w:rsidRDefault="00981C2E" w:rsidP="0042125E">
      <w:pPr>
        <w:pStyle w:val="Comment"/>
        <w:numPr>
          <w:ilvl w:val="0"/>
          <w:numId w:val="39"/>
        </w:numPr>
        <w:rPr>
          <w:i w:val="0"/>
          <w:color w:val="000000" w:themeColor="text1"/>
          <w:sz w:val="28"/>
          <w:szCs w:val="28"/>
        </w:rPr>
      </w:pPr>
      <w:r>
        <w:rPr>
          <w:i w:val="0"/>
          <w:color w:val="000000" w:themeColor="text1"/>
          <w:sz w:val="28"/>
          <w:szCs w:val="28"/>
        </w:rPr>
        <w:t>Patient and doctor’s data is secured and protected by using PostgreSQL</w:t>
      </w:r>
      <w:r w:rsidR="0042125E">
        <w:rPr>
          <w:i w:val="0"/>
          <w:color w:val="000000" w:themeColor="text1"/>
          <w:sz w:val="28"/>
          <w:szCs w:val="28"/>
        </w:rPr>
        <w:br/>
      </w:r>
    </w:p>
    <w:p w:rsidR="001340F4" w:rsidRPr="00F70B4E" w:rsidRDefault="001340F4" w:rsidP="001340F4">
      <w:pPr>
        <w:pStyle w:val="Comment"/>
      </w:pPr>
      <w:r>
        <w:t xml:space="preserve">In case of </w:t>
      </w:r>
      <w:r w:rsidR="00C57BC7">
        <w:t>interactive</w:t>
      </w:r>
      <w:r>
        <w:t xml:space="preserve"> software, t</w:t>
      </w:r>
      <w:r w:rsidRPr="00F70B4E">
        <w:t xml:space="preserve">he design should also consist of the following: </w:t>
      </w:r>
    </w:p>
    <w:p w:rsidR="001340F4" w:rsidRPr="00F70B4E" w:rsidRDefault="001340F4" w:rsidP="001340F4">
      <w:pPr>
        <w:pStyle w:val="Comment"/>
        <w:numPr>
          <w:ilvl w:val="0"/>
          <w:numId w:val="6"/>
        </w:numPr>
      </w:pPr>
      <w:r w:rsidRPr="00F70B4E">
        <w:t xml:space="preserve">Architecture Design – Interaction between components and/or modules </w:t>
      </w:r>
      <w:r w:rsidRPr="00F70B4E">
        <w:rPr>
          <w:rFonts w:ascii="MS Mincho" w:eastAsia="MS Mincho" w:hAnsi="MS Mincho" w:cs="MS Mincho"/>
        </w:rPr>
        <w:t> </w:t>
      </w:r>
    </w:p>
    <w:p w:rsidR="001340F4" w:rsidRPr="00F70B4E" w:rsidRDefault="001340F4" w:rsidP="001340F4">
      <w:pPr>
        <w:pStyle w:val="Comment"/>
        <w:numPr>
          <w:ilvl w:val="0"/>
          <w:numId w:val="6"/>
        </w:numPr>
      </w:pPr>
      <w:r w:rsidRPr="00F70B4E">
        <w:t xml:space="preserve">Interface Design </w:t>
      </w:r>
      <w:r w:rsidRPr="00F70B4E">
        <w:rPr>
          <w:rFonts w:ascii="MS Mincho" w:eastAsia="MS Mincho" w:hAnsi="MS Mincho" w:cs="MS Mincho"/>
        </w:rPr>
        <w:t> </w:t>
      </w:r>
    </w:p>
    <w:p w:rsidR="001340F4" w:rsidRPr="00F70B4E" w:rsidRDefault="001340F4" w:rsidP="001340F4">
      <w:pPr>
        <w:pStyle w:val="Comment"/>
        <w:numPr>
          <w:ilvl w:val="0"/>
          <w:numId w:val="6"/>
        </w:numPr>
      </w:pPr>
      <w:r w:rsidRPr="00F70B4E">
        <w:t xml:space="preserve">System Modeling – UML diagrams </w:t>
      </w:r>
      <w:r w:rsidRPr="00F70B4E">
        <w:rPr>
          <w:rFonts w:ascii="MS Mincho" w:eastAsia="MS Mincho" w:hAnsi="MS Mincho" w:cs="MS Mincho"/>
        </w:rPr>
        <w:t> </w:t>
      </w:r>
    </w:p>
    <w:p w:rsidR="001340F4" w:rsidRPr="009359C6" w:rsidRDefault="001340F4" w:rsidP="001340F4">
      <w:pPr>
        <w:pStyle w:val="Comment"/>
        <w:numPr>
          <w:ilvl w:val="0"/>
          <w:numId w:val="6"/>
        </w:numPr>
      </w:pPr>
      <w:r w:rsidRPr="00F70B4E">
        <w:t xml:space="preserve">Database Design – ERD diagram </w:t>
      </w:r>
      <w:r w:rsidRPr="00F70B4E">
        <w:rPr>
          <w:rFonts w:ascii="MS Mincho" w:eastAsia="MS Mincho" w:hAnsi="MS Mincho" w:cs="MS Mincho"/>
        </w:rPr>
        <w:t> </w:t>
      </w:r>
    </w:p>
    <w:p w:rsidR="009359C6" w:rsidRDefault="009359C6" w:rsidP="009359C6">
      <w:pPr>
        <w:pStyle w:val="Comment"/>
      </w:pPr>
    </w:p>
    <w:p w:rsidR="009359C6" w:rsidRDefault="009359C6" w:rsidP="009359C6">
      <w:pPr>
        <w:pStyle w:val="Comment"/>
        <w:rPr>
          <w:b/>
          <w:i w:val="0"/>
          <w:color w:val="000000" w:themeColor="text1"/>
          <w:sz w:val="28"/>
          <w:szCs w:val="28"/>
        </w:rPr>
      </w:pPr>
    </w:p>
    <w:p w:rsidR="009359C6" w:rsidRDefault="009359C6" w:rsidP="009359C6">
      <w:pPr>
        <w:pStyle w:val="Comment"/>
        <w:rPr>
          <w:b/>
          <w:i w:val="0"/>
          <w:color w:val="000000" w:themeColor="text1"/>
          <w:sz w:val="28"/>
          <w:szCs w:val="28"/>
        </w:rPr>
      </w:pPr>
    </w:p>
    <w:p w:rsidR="009359C6" w:rsidRDefault="009359C6" w:rsidP="009359C6">
      <w:pPr>
        <w:pStyle w:val="Comment"/>
        <w:rPr>
          <w:b/>
          <w:i w:val="0"/>
          <w:color w:val="000000" w:themeColor="text1"/>
          <w:sz w:val="28"/>
          <w:szCs w:val="28"/>
        </w:rPr>
      </w:pPr>
    </w:p>
    <w:p w:rsidR="009359C6" w:rsidRDefault="009359C6" w:rsidP="009359C6">
      <w:pPr>
        <w:pStyle w:val="Comment"/>
        <w:rPr>
          <w:b/>
          <w:i w:val="0"/>
          <w:color w:val="000000" w:themeColor="text1"/>
          <w:sz w:val="28"/>
          <w:szCs w:val="28"/>
        </w:rPr>
      </w:pPr>
    </w:p>
    <w:p w:rsidR="009359C6" w:rsidRDefault="009359C6" w:rsidP="009359C6">
      <w:pPr>
        <w:pStyle w:val="Comment"/>
        <w:rPr>
          <w:b/>
          <w:i w:val="0"/>
          <w:color w:val="000000" w:themeColor="text1"/>
          <w:sz w:val="28"/>
          <w:szCs w:val="28"/>
        </w:rPr>
      </w:pPr>
    </w:p>
    <w:p w:rsidR="009359C6" w:rsidRDefault="009359C6" w:rsidP="009359C6">
      <w:pPr>
        <w:pStyle w:val="Comment"/>
        <w:rPr>
          <w:b/>
          <w:i w:val="0"/>
          <w:color w:val="000000" w:themeColor="text1"/>
          <w:sz w:val="28"/>
          <w:szCs w:val="28"/>
        </w:rPr>
      </w:pPr>
      <w:bookmarkStart w:id="113" w:name="_GoBack"/>
      <w:bookmarkEnd w:id="113"/>
    </w:p>
    <w:p w:rsidR="009359C6" w:rsidRDefault="009359C6" w:rsidP="009359C6">
      <w:pPr>
        <w:pStyle w:val="Comment"/>
        <w:rPr>
          <w:b/>
          <w:i w:val="0"/>
          <w:color w:val="000000" w:themeColor="text1"/>
          <w:sz w:val="28"/>
          <w:szCs w:val="28"/>
        </w:rPr>
      </w:pPr>
    </w:p>
    <w:p w:rsidR="009359C6" w:rsidRDefault="009359C6" w:rsidP="009359C6">
      <w:pPr>
        <w:pStyle w:val="Comment"/>
        <w:rPr>
          <w:b/>
          <w:i w:val="0"/>
          <w:color w:val="000000" w:themeColor="text1"/>
          <w:sz w:val="28"/>
          <w:szCs w:val="28"/>
        </w:rPr>
      </w:pPr>
    </w:p>
    <w:p w:rsidR="009359C6" w:rsidRDefault="009359C6" w:rsidP="009359C6">
      <w:pPr>
        <w:pStyle w:val="Comment"/>
        <w:rPr>
          <w:b/>
          <w:i w:val="0"/>
          <w:color w:val="000000" w:themeColor="text1"/>
          <w:sz w:val="28"/>
          <w:szCs w:val="28"/>
        </w:rPr>
      </w:pPr>
    </w:p>
    <w:p w:rsidR="009359C6" w:rsidRDefault="009359C6" w:rsidP="009359C6">
      <w:pPr>
        <w:pStyle w:val="Comment"/>
        <w:rPr>
          <w:b/>
          <w:i w:val="0"/>
          <w:color w:val="000000" w:themeColor="text1"/>
          <w:sz w:val="28"/>
          <w:szCs w:val="28"/>
        </w:rPr>
      </w:pPr>
    </w:p>
    <w:p w:rsidR="009359C6" w:rsidRPr="009359C6" w:rsidRDefault="009359C6" w:rsidP="009359C6">
      <w:pPr>
        <w:pStyle w:val="Comment"/>
        <w:rPr>
          <w:b/>
          <w:i w:val="0"/>
          <w:color w:val="000000" w:themeColor="text1"/>
          <w:sz w:val="28"/>
          <w:szCs w:val="28"/>
        </w:rPr>
      </w:pPr>
    </w:p>
    <w:p w:rsidR="009359C6" w:rsidRPr="009359C6" w:rsidRDefault="009359C6" w:rsidP="009359C6">
      <w:pPr>
        <w:pStyle w:val="Comment"/>
        <w:rPr>
          <w:b/>
          <w:i w:val="0"/>
          <w:color w:val="000000" w:themeColor="text1"/>
          <w:sz w:val="28"/>
          <w:szCs w:val="28"/>
        </w:rPr>
      </w:pPr>
      <w:r w:rsidRPr="009359C6">
        <w:rPr>
          <w:b/>
          <w:i w:val="0"/>
          <w:color w:val="000000" w:themeColor="text1"/>
          <w:sz w:val="28"/>
          <w:szCs w:val="28"/>
        </w:rPr>
        <w:lastRenderedPageBreak/>
        <w:t>Use Case diagram:</w:t>
      </w:r>
    </w:p>
    <w:p w:rsidR="009359C6" w:rsidRDefault="009359C6" w:rsidP="009359C6">
      <w:pPr>
        <w:pStyle w:val="Comment"/>
      </w:pPr>
      <w:r>
        <w:rPr>
          <w:noProof/>
        </w:rPr>
        <w:drawing>
          <wp:inline distT="0" distB="0" distL="0" distR="0">
            <wp:extent cx="5490210" cy="60629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Use Case.png"/>
                    <pic:cNvPicPr/>
                  </pic:nvPicPr>
                  <pic:blipFill>
                    <a:blip r:embed="rId17">
                      <a:extLst>
                        <a:ext uri="{28A0092B-C50C-407E-A947-70E740481C1C}">
                          <a14:useLocalDpi xmlns:a14="http://schemas.microsoft.com/office/drawing/2010/main" val="0"/>
                        </a:ext>
                      </a:extLst>
                    </a:blip>
                    <a:stretch>
                      <a:fillRect/>
                    </a:stretch>
                  </pic:blipFill>
                  <pic:spPr>
                    <a:xfrm>
                      <a:off x="0" y="0"/>
                      <a:ext cx="5490210" cy="6062980"/>
                    </a:xfrm>
                    <a:prstGeom prst="rect">
                      <a:avLst/>
                    </a:prstGeom>
                  </pic:spPr>
                </pic:pic>
              </a:graphicData>
            </a:graphic>
          </wp:inline>
        </w:drawing>
      </w:r>
    </w:p>
    <w:p w:rsidR="001340F4" w:rsidRDefault="001340F4" w:rsidP="001340F4">
      <w:pPr>
        <w:pStyle w:val="Comment"/>
        <w:ind w:left="720"/>
      </w:pPr>
    </w:p>
    <w:p w:rsidR="009359C6" w:rsidRDefault="009359C6" w:rsidP="001340F4">
      <w:pPr>
        <w:pStyle w:val="Comment"/>
        <w:ind w:left="720"/>
      </w:pPr>
    </w:p>
    <w:p w:rsidR="009359C6" w:rsidRDefault="009359C6" w:rsidP="001340F4">
      <w:pPr>
        <w:pStyle w:val="Comment"/>
        <w:ind w:left="720"/>
      </w:pPr>
    </w:p>
    <w:p w:rsidR="009359C6" w:rsidRDefault="009359C6" w:rsidP="001340F4">
      <w:pPr>
        <w:pStyle w:val="Comment"/>
        <w:ind w:left="720"/>
      </w:pPr>
    </w:p>
    <w:p w:rsidR="009359C6" w:rsidRDefault="009359C6" w:rsidP="001340F4">
      <w:pPr>
        <w:pStyle w:val="Comment"/>
        <w:ind w:left="720"/>
      </w:pPr>
    </w:p>
    <w:p w:rsidR="009359C6" w:rsidRPr="007D2462" w:rsidRDefault="009359C6" w:rsidP="001340F4">
      <w:pPr>
        <w:pStyle w:val="Comment"/>
        <w:ind w:left="720"/>
      </w:pPr>
    </w:p>
    <w:p w:rsidR="001340F4" w:rsidRDefault="001340F4" w:rsidP="00204BA0">
      <w:pPr>
        <w:pStyle w:val="Heading2"/>
      </w:pPr>
      <w:bookmarkStart w:id="114" w:name="_Toc202555974"/>
      <w:r w:rsidRPr="007D2462">
        <w:lastRenderedPageBreak/>
        <w:t>System Implementation</w:t>
      </w:r>
      <w:bookmarkEnd w:id="114"/>
    </w:p>
    <w:p w:rsidR="00BB4669" w:rsidRPr="00BB4669" w:rsidRDefault="00BB4669" w:rsidP="0042125E">
      <w:pPr>
        <w:pStyle w:val="ListParagraph"/>
        <w:numPr>
          <w:ilvl w:val="0"/>
          <w:numId w:val="40"/>
        </w:numPr>
        <w:autoSpaceDE/>
        <w:autoSpaceDN/>
        <w:spacing w:before="100" w:beforeAutospacing="1" w:after="100" w:afterAutospacing="1"/>
        <w:jc w:val="left"/>
        <w:rPr>
          <w:sz w:val="24"/>
          <w:szCs w:val="24"/>
        </w:rPr>
      </w:pPr>
      <w:r w:rsidRPr="00BB4669">
        <w:rPr>
          <w:b/>
          <w:sz w:val="28"/>
          <w:szCs w:val="28"/>
        </w:rPr>
        <w:t>Tools and Environment</w:t>
      </w:r>
    </w:p>
    <w:p w:rsidR="00BB4669" w:rsidRPr="00BB4669" w:rsidRDefault="00BB4669" w:rsidP="00BB4669">
      <w:pPr>
        <w:pStyle w:val="ListParagraph"/>
        <w:autoSpaceDE/>
        <w:autoSpaceDN/>
        <w:spacing w:before="100" w:beforeAutospacing="1" w:after="100" w:afterAutospacing="1"/>
        <w:jc w:val="left"/>
        <w:rPr>
          <w:sz w:val="24"/>
          <w:szCs w:val="24"/>
        </w:rPr>
      </w:pPr>
    </w:p>
    <w:p w:rsidR="00BB4669" w:rsidRPr="00BB4669" w:rsidRDefault="0042125E" w:rsidP="00BB4669">
      <w:pPr>
        <w:pStyle w:val="ListParagraph"/>
        <w:numPr>
          <w:ilvl w:val="0"/>
          <w:numId w:val="40"/>
        </w:numPr>
        <w:autoSpaceDE/>
        <w:autoSpaceDN/>
        <w:spacing w:before="100" w:beforeAutospacing="1" w:after="100" w:afterAutospacing="1"/>
        <w:rPr>
          <w:sz w:val="24"/>
          <w:szCs w:val="24"/>
        </w:rPr>
      </w:pPr>
      <w:r w:rsidRPr="00BB4669">
        <w:rPr>
          <w:sz w:val="24"/>
          <w:szCs w:val="24"/>
        </w:rPr>
        <w:t xml:space="preserve">We used React for frontend, Django python for backend and PostgreSQL for storing data in database and google </w:t>
      </w:r>
      <w:proofErr w:type="spellStart"/>
      <w:r w:rsidRPr="00BB4669">
        <w:rPr>
          <w:sz w:val="24"/>
          <w:szCs w:val="24"/>
        </w:rPr>
        <w:t>collab</w:t>
      </w:r>
      <w:proofErr w:type="spellEnd"/>
      <w:r w:rsidRPr="00BB4669">
        <w:rPr>
          <w:sz w:val="24"/>
          <w:szCs w:val="24"/>
        </w:rPr>
        <w:t xml:space="preserve"> for training model.</w:t>
      </w:r>
    </w:p>
    <w:p w:rsidR="00BB4669" w:rsidRPr="00BB4669" w:rsidRDefault="0042125E" w:rsidP="00BB4669">
      <w:pPr>
        <w:pStyle w:val="ListParagraph"/>
        <w:numPr>
          <w:ilvl w:val="0"/>
          <w:numId w:val="40"/>
        </w:numPr>
        <w:autoSpaceDE/>
        <w:autoSpaceDN/>
        <w:spacing w:before="100" w:beforeAutospacing="1" w:after="100" w:afterAutospacing="1"/>
        <w:rPr>
          <w:sz w:val="24"/>
          <w:szCs w:val="24"/>
        </w:rPr>
      </w:pPr>
      <w:r w:rsidRPr="00BB4669">
        <w:rPr>
          <w:sz w:val="24"/>
          <w:szCs w:val="24"/>
        </w:rPr>
        <w:t xml:space="preserve">Our system </w:t>
      </w:r>
      <w:proofErr w:type="gramStart"/>
      <w:r w:rsidRPr="00BB4669">
        <w:rPr>
          <w:sz w:val="24"/>
          <w:szCs w:val="24"/>
        </w:rPr>
        <w:t>have</w:t>
      </w:r>
      <w:proofErr w:type="gramEnd"/>
      <w:r w:rsidRPr="00BB4669">
        <w:rPr>
          <w:sz w:val="24"/>
          <w:szCs w:val="24"/>
        </w:rPr>
        <w:t xml:space="preserve"> user verification, input as health parameters, prediction, doctor suggestion of online consultancy.</w:t>
      </w:r>
    </w:p>
    <w:p w:rsidR="00BB4669" w:rsidRDefault="0042125E" w:rsidP="00BB4669">
      <w:pPr>
        <w:pStyle w:val="ListParagraph"/>
        <w:numPr>
          <w:ilvl w:val="0"/>
          <w:numId w:val="40"/>
        </w:numPr>
        <w:autoSpaceDE/>
        <w:autoSpaceDN/>
        <w:spacing w:before="100" w:beforeAutospacing="1" w:after="100" w:afterAutospacing="1"/>
        <w:rPr>
          <w:sz w:val="24"/>
          <w:szCs w:val="24"/>
        </w:rPr>
      </w:pPr>
      <w:r w:rsidRPr="00BB4669">
        <w:rPr>
          <w:sz w:val="24"/>
          <w:szCs w:val="24"/>
        </w:rPr>
        <w:t>Rest API used to connect frontend and backend.</w:t>
      </w:r>
    </w:p>
    <w:p w:rsidR="00BB4669" w:rsidRPr="00BB4669" w:rsidRDefault="00BB4669" w:rsidP="00BB4669">
      <w:pPr>
        <w:autoSpaceDE/>
        <w:autoSpaceDN/>
        <w:spacing w:before="100" w:beforeAutospacing="1" w:after="100" w:afterAutospacing="1"/>
        <w:rPr>
          <w:sz w:val="24"/>
          <w:szCs w:val="24"/>
        </w:rPr>
      </w:pPr>
    </w:p>
    <w:p w:rsidR="00BB4669" w:rsidRPr="00BB4669" w:rsidRDefault="00BB4669" w:rsidP="00BB4669">
      <w:pPr>
        <w:pStyle w:val="ListParagraph"/>
        <w:autoSpaceDE/>
        <w:autoSpaceDN/>
        <w:spacing w:before="100" w:beforeAutospacing="1" w:after="100" w:afterAutospacing="1"/>
        <w:rPr>
          <w:sz w:val="24"/>
          <w:szCs w:val="24"/>
        </w:rPr>
      </w:pPr>
    </w:p>
    <w:p w:rsidR="00BB4669" w:rsidRPr="00276BBE" w:rsidRDefault="00BB4669" w:rsidP="00276BBE">
      <w:pPr>
        <w:pStyle w:val="ListParagraph"/>
        <w:numPr>
          <w:ilvl w:val="0"/>
          <w:numId w:val="40"/>
        </w:numPr>
        <w:autoSpaceDE/>
        <w:autoSpaceDN/>
        <w:spacing w:before="100" w:beforeAutospacing="1" w:after="100" w:afterAutospacing="1"/>
        <w:jc w:val="left"/>
        <w:rPr>
          <w:b/>
          <w:sz w:val="28"/>
          <w:szCs w:val="28"/>
        </w:rPr>
      </w:pPr>
      <w:r w:rsidRPr="00BB4669">
        <w:rPr>
          <w:b/>
          <w:sz w:val="28"/>
          <w:szCs w:val="28"/>
        </w:rPr>
        <w:t>Model Implementation</w:t>
      </w:r>
    </w:p>
    <w:p w:rsidR="00BB4669" w:rsidRDefault="0042125E" w:rsidP="00BB4669">
      <w:pPr>
        <w:pStyle w:val="ListParagraph"/>
        <w:numPr>
          <w:ilvl w:val="0"/>
          <w:numId w:val="40"/>
        </w:numPr>
        <w:autoSpaceDE/>
        <w:autoSpaceDN/>
        <w:spacing w:before="100" w:beforeAutospacing="1" w:after="100" w:afterAutospacing="1"/>
        <w:jc w:val="left"/>
        <w:rPr>
          <w:sz w:val="24"/>
          <w:szCs w:val="24"/>
        </w:rPr>
      </w:pPr>
      <w:r w:rsidRPr="00BB4669">
        <w:rPr>
          <w:sz w:val="24"/>
          <w:szCs w:val="24"/>
        </w:rPr>
        <w:t>ML model were used to clean data and add missing values.</w:t>
      </w:r>
    </w:p>
    <w:p w:rsidR="00BB4669" w:rsidRDefault="00BB4669" w:rsidP="0042125E">
      <w:pPr>
        <w:pStyle w:val="ListParagraph"/>
        <w:numPr>
          <w:ilvl w:val="0"/>
          <w:numId w:val="40"/>
        </w:numPr>
        <w:autoSpaceDE/>
        <w:autoSpaceDN/>
        <w:spacing w:before="100" w:beforeAutospacing="1" w:after="100" w:afterAutospacing="1"/>
        <w:jc w:val="left"/>
        <w:rPr>
          <w:sz w:val="24"/>
          <w:szCs w:val="24"/>
        </w:rPr>
      </w:pPr>
      <w:r w:rsidRPr="00BB4669">
        <w:rPr>
          <w:sz w:val="24"/>
          <w:szCs w:val="24"/>
        </w:rPr>
        <w:t>Doctor and patient dashboards were made for their respective role.</w:t>
      </w:r>
    </w:p>
    <w:p w:rsidR="00276BBE" w:rsidRPr="00276BBE" w:rsidRDefault="00276BBE" w:rsidP="00276BBE">
      <w:pPr>
        <w:pStyle w:val="ListParagraph"/>
        <w:autoSpaceDE/>
        <w:autoSpaceDN/>
        <w:spacing w:before="100" w:beforeAutospacing="1" w:after="100" w:afterAutospacing="1"/>
        <w:jc w:val="left"/>
        <w:rPr>
          <w:sz w:val="24"/>
          <w:szCs w:val="24"/>
        </w:rPr>
      </w:pPr>
    </w:p>
    <w:p w:rsidR="00BB4669" w:rsidRDefault="0042125E" w:rsidP="00BB4669">
      <w:pPr>
        <w:pStyle w:val="ListParagraph"/>
        <w:numPr>
          <w:ilvl w:val="0"/>
          <w:numId w:val="40"/>
        </w:numPr>
        <w:autoSpaceDE/>
        <w:autoSpaceDN/>
        <w:spacing w:before="100" w:beforeAutospacing="1" w:after="100" w:afterAutospacing="1"/>
        <w:jc w:val="left"/>
        <w:rPr>
          <w:sz w:val="24"/>
          <w:szCs w:val="24"/>
        </w:rPr>
      </w:pPr>
      <w:r w:rsidRPr="00BB4669">
        <w:rPr>
          <w:b/>
          <w:bCs/>
          <w:sz w:val="24"/>
          <w:szCs w:val="24"/>
        </w:rPr>
        <w:t>Code Standards</w:t>
      </w:r>
      <w:r w:rsidRPr="00BB4669">
        <w:rPr>
          <w:sz w:val="24"/>
          <w:szCs w:val="24"/>
        </w:rPr>
        <w:t>:</w:t>
      </w:r>
    </w:p>
    <w:p w:rsidR="00BB4669" w:rsidRPr="00BB4669" w:rsidRDefault="0042125E" w:rsidP="00BB4669">
      <w:pPr>
        <w:pStyle w:val="ListParagraph"/>
        <w:numPr>
          <w:ilvl w:val="1"/>
          <w:numId w:val="41"/>
        </w:numPr>
        <w:autoSpaceDE/>
        <w:autoSpaceDN/>
        <w:spacing w:before="100" w:beforeAutospacing="1" w:after="100" w:afterAutospacing="1"/>
        <w:jc w:val="left"/>
        <w:rPr>
          <w:sz w:val="24"/>
          <w:szCs w:val="24"/>
        </w:rPr>
      </w:pPr>
      <w:r w:rsidRPr="00BB4669">
        <w:rPr>
          <w:sz w:val="24"/>
          <w:szCs w:val="24"/>
        </w:rPr>
        <w:t xml:space="preserve">Python code follows </w:t>
      </w:r>
      <w:r w:rsidRPr="00BB4669">
        <w:rPr>
          <w:b/>
          <w:bCs/>
          <w:sz w:val="24"/>
          <w:szCs w:val="24"/>
        </w:rPr>
        <w:t>PEP8</w:t>
      </w:r>
      <w:r w:rsidRPr="00BB4669">
        <w:rPr>
          <w:sz w:val="24"/>
          <w:szCs w:val="24"/>
        </w:rPr>
        <w:t xml:space="preserve"> standards.</w:t>
      </w:r>
    </w:p>
    <w:p w:rsidR="00BB4669" w:rsidRPr="00BB4669" w:rsidRDefault="0042125E" w:rsidP="00BB4669">
      <w:pPr>
        <w:pStyle w:val="ListParagraph"/>
        <w:numPr>
          <w:ilvl w:val="1"/>
          <w:numId w:val="41"/>
        </w:numPr>
        <w:autoSpaceDE/>
        <w:autoSpaceDN/>
        <w:spacing w:before="100" w:beforeAutospacing="1" w:after="100" w:afterAutospacing="1"/>
        <w:jc w:val="left"/>
        <w:rPr>
          <w:sz w:val="24"/>
          <w:szCs w:val="24"/>
        </w:rPr>
      </w:pPr>
      <w:r w:rsidRPr="00BB4669">
        <w:rPr>
          <w:sz w:val="24"/>
          <w:szCs w:val="24"/>
        </w:rPr>
        <w:t xml:space="preserve">React uses clean, reusable functional components. </w:t>
      </w:r>
    </w:p>
    <w:p w:rsidR="0042125E" w:rsidRPr="00BB4669" w:rsidRDefault="0042125E" w:rsidP="00BB4669">
      <w:pPr>
        <w:pStyle w:val="ListParagraph"/>
        <w:numPr>
          <w:ilvl w:val="1"/>
          <w:numId w:val="41"/>
        </w:numPr>
        <w:autoSpaceDE/>
        <w:autoSpaceDN/>
        <w:spacing w:before="100" w:beforeAutospacing="1" w:after="100" w:afterAutospacing="1"/>
        <w:jc w:val="left"/>
        <w:rPr>
          <w:sz w:val="24"/>
          <w:szCs w:val="24"/>
        </w:rPr>
      </w:pPr>
      <w:r w:rsidRPr="00BB4669">
        <w:rPr>
          <w:sz w:val="24"/>
          <w:szCs w:val="24"/>
        </w:rPr>
        <w:t xml:space="preserve">APIs return structured </w:t>
      </w:r>
      <w:r w:rsidRPr="00BB4669">
        <w:rPr>
          <w:b/>
          <w:bCs/>
          <w:sz w:val="24"/>
          <w:szCs w:val="24"/>
        </w:rPr>
        <w:t>JSON</w:t>
      </w:r>
      <w:r w:rsidRPr="00BB4669">
        <w:rPr>
          <w:sz w:val="24"/>
          <w:szCs w:val="24"/>
        </w:rPr>
        <w:t xml:space="preserve"> responses.</w:t>
      </w:r>
    </w:p>
    <w:p w:rsidR="00BB4669" w:rsidRDefault="00E467DC" w:rsidP="0042125E">
      <w:pPr>
        <w:autoSpaceDE/>
        <w:autoSpaceDN/>
        <w:spacing w:before="100" w:beforeAutospacing="1" w:after="100" w:afterAutospacing="1"/>
        <w:jc w:val="left"/>
        <w:rPr>
          <w:sz w:val="24"/>
          <w:szCs w:val="24"/>
        </w:rPr>
      </w:pPr>
      <w:r w:rsidRPr="0042125E">
        <w:rPr>
          <w:rFonts w:hAnsi="Symbol"/>
          <w:sz w:val="24"/>
          <w:szCs w:val="24"/>
        </w:rPr>
        <w:t></w:t>
      </w:r>
      <w:r w:rsidRPr="0042125E">
        <w:rPr>
          <w:sz w:val="24"/>
          <w:szCs w:val="24"/>
        </w:rPr>
        <w:t xml:space="preserve"> </w:t>
      </w:r>
      <w:r w:rsidRPr="00E467DC">
        <w:rPr>
          <w:b/>
          <w:sz w:val="24"/>
          <w:szCs w:val="24"/>
        </w:rPr>
        <w:t>Challenges</w:t>
      </w:r>
      <w:r w:rsidR="0042125E" w:rsidRPr="00E467DC">
        <w:rPr>
          <w:b/>
          <w:bCs/>
          <w:sz w:val="24"/>
          <w:szCs w:val="24"/>
        </w:rPr>
        <w:t xml:space="preserve"> &amp;</w:t>
      </w:r>
      <w:r w:rsidR="0042125E" w:rsidRPr="0042125E">
        <w:rPr>
          <w:b/>
          <w:bCs/>
          <w:sz w:val="24"/>
          <w:szCs w:val="24"/>
        </w:rPr>
        <w:t xml:space="preserve"> Solutions</w:t>
      </w:r>
      <w:r w:rsidR="0042125E" w:rsidRPr="0042125E">
        <w:rPr>
          <w:sz w:val="24"/>
          <w:szCs w:val="24"/>
        </w:rPr>
        <w:t>:</w:t>
      </w:r>
    </w:p>
    <w:p w:rsidR="00BB4669" w:rsidRDefault="00BB4669" w:rsidP="00BB4669">
      <w:pPr>
        <w:pStyle w:val="ListParagraph"/>
        <w:numPr>
          <w:ilvl w:val="0"/>
          <w:numId w:val="40"/>
        </w:numPr>
        <w:autoSpaceDE/>
        <w:autoSpaceDN/>
        <w:spacing w:before="100" w:beforeAutospacing="1" w:after="100" w:afterAutospacing="1"/>
        <w:jc w:val="left"/>
        <w:rPr>
          <w:sz w:val="28"/>
          <w:szCs w:val="28"/>
        </w:rPr>
      </w:pPr>
      <w:r w:rsidRPr="00BB4669">
        <w:rPr>
          <w:sz w:val="28"/>
          <w:szCs w:val="28"/>
        </w:rPr>
        <w:t>Integration of the ML model was tough into Django python</w:t>
      </w:r>
    </w:p>
    <w:p w:rsidR="00BB4669" w:rsidRPr="00BB4669" w:rsidRDefault="00BB4669" w:rsidP="00BB4669">
      <w:pPr>
        <w:pStyle w:val="ListParagraph"/>
        <w:numPr>
          <w:ilvl w:val="0"/>
          <w:numId w:val="40"/>
        </w:numPr>
        <w:autoSpaceDE/>
        <w:autoSpaceDN/>
        <w:spacing w:before="100" w:beforeAutospacing="1" w:after="100" w:afterAutospacing="1"/>
        <w:jc w:val="left"/>
        <w:rPr>
          <w:sz w:val="28"/>
          <w:szCs w:val="28"/>
        </w:rPr>
      </w:pPr>
      <w:r w:rsidRPr="00BB4669">
        <w:rPr>
          <w:sz w:val="28"/>
          <w:szCs w:val="28"/>
        </w:rPr>
        <w:t>Form validation was handled using Django python and react states.</w:t>
      </w:r>
    </w:p>
    <w:p w:rsidR="00BB4669" w:rsidRPr="00BB4669" w:rsidRDefault="00BB4669" w:rsidP="00BB4669">
      <w:pPr>
        <w:pStyle w:val="ListParagraph"/>
        <w:numPr>
          <w:ilvl w:val="0"/>
          <w:numId w:val="40"/>
        </w:numPr>
        <w:autoSpaceDE/>
        <w:autoSpaceDN/>
        <w:spacing w:before="100" w:beforeAutospacing="1" w:after="100" w:afterAutospacing="1"/>
        <w:jc w:val="left"/>
        <w:rPr>
          <w:sz w:val="28"/>
          <w:szCs w:val="28"/>
        </w:rPr>
      </w:pPr>
      <w:r w:rsidRPr="00BB4669">
        <w:rPr>
          <w:sz w:val="28"/>
          <w:szCs w:val="28"/>
        </w:rPr>
        <w:t>Missing and incorrect value given by user were deal with the frontend and backend validation</w:t>
      </w:r>
    </w:p>
    <w:p w:rsidR="0042125E" w:rsidRPr="0042125E" w:rsidRDefault="0042125E" w:rsidP="0042125E"/>
    <w:p w:rsidR="001340F4" w:rsidRPr="009D019A" w:rsidRDefault="001340F4" w:rsidP="001340F4">
      <w:pPr>
        <w:pStyle w:val="Comment"/>
      </w:pPr>
      <w:r w:rsidRPr="009D019A">
        <w:t xml:space="preserve">The implementation section describes how the different components in the project have been implemented. It should also consist of: </w:t>
      </w:r>
      <w:r w:rsidRPr="009D019A">
        <w:rPr>
          <w:rFonts w:ascii="MS Mincho" w:eastAsia="MS Mincho" w:hAnsi="MS Mincho" w:cs="MS Mincho"/>
        </w:rPr>
        <w:t> </w:t>
      </w:r>
    </w:p>
    <w:p w:rsidR="001340F4" w:rsidRPr="009D019A" w:rsidRDefault="001340F4" w:rsidP="001340F4">
      <w:pPr>
        <w:pStyle w:val="Comment"/>
        <w:numPr>
          <w:ilvl w:val="0"/>
          <w:numId w:val="7"/>
        </w:numPr>
      </w:pPr>
      <w:r w:rsidRPr="009D019A">
        <w:t xml:space="preserve">Develops tools and environment used </w:t>
      </w:r>
      <w:r w:rsidRPr="009D019A">
        <w:rPr>
          <w:rFonts w:ascii="MS Mincho" w:eastAsia="MS Mincho" w:hAnsi="MS Mincho" w:cs="MS Mincho"/>
        </w:rPr>
        <w:t> </w:t>
      </w:r>
    </w:p>
    <w:p w:rsidR="001340F4" w:rsidRPr="009D019A" w:rsidRDefault="001340F4" w:rsidP="001340F4">
      <w:pPr>
        <w:pStyle w:val="Comment"/>
        <w:numPr>
          <w:ilvl w:val="0"/>
          <w:numId w:val="7"/>
        </w:numPr>
      </w:pPr>
      <w:r w:rsidRPr="009D019A">
        <w:t xml:space="preserve">Implementation of different modules (including detail steps about how they were Developed) </w:t>
      </w:r>
      <w:r w:rsidRPr="009D019A">
        <w:rPr>
          <w:rFonts w:ascii="MS Mincho" w:eastAsia="MS Mincho" w:hAnsi="MS Mincho" w:cs="MS Mincho"/>
        </w:rPr>
        <w:t> </w:t>
      </w:r>
    </w:p>
    <w:p w:rsidR="001340F4" w:rsidRPr="009D019A" w:rsidRDefault="001340F4" w:rsidP="001340F4">
      <w:pPr>
        <w:pStyle w:val="Comment"/>
        <w:numPr>
          <w:ilvl w:val="0"/>
          <w:numId w:val="7"/>
        </w:numPr>
      </w:pPr>
      <w:r w:rsidRPr="009D019A">
        <w:t xml:space="preserve">Sample codes (including standards and conventions) </w:t>
      </w:r>
      <w:r w:rsidRPr="009D019A">
        <w:rPr>
          <w:rFonts w:ascii="MS Mincho" w:eastAsia="MS Mincho" w:hAnsi="MS Mincho" w:cs="MS Mincho"/>
        </w:rPr>
        <w:t> </w:t>
      </w:r>
    </w:p>
    <w:p w:rsidR="001340F4" w:rsidRDefault="001340F4" w:rsidP="001340F4">
      <w:pPr>
        <w:pStyle w:val="Comment"/>
        <w:numPr>
          <w:ilvl w:val="0"/>
          <w:numId w:val="7"/>
        </w:numPr>
      </w:pPr>
      <w:r w:rsidRPr="009D019A">
        <w:t xml:space="preserve">Difficulties faced and how they were addressed. </w:t>
      </w:r>
      <w:bookmarkStart w:id="115" w:name="_Toc384113448"/>
      <w:bookmarkStart w:id="116" w:name="_Toc408224364"/>
      <w:bookmarkStart w:id="117" w:name="_Toc408224686"/>
    </w:p>
    <w:p w:rsidR="001340F4" w:rsidRPr="00185AF8" w:rsidRDefault="001340F4" w:rsidP="001340F4"/>
    <w:p w:rsidR="001340F4" w:rsidRPr="005B605E" w:rsidRDefault="001340F4" w:rsidP="00204BA0">
      <w:pPr>
        <w:pStyle w:val="Heading2"/>
      </w:pPr>
      <w:bookmarkStart w:id="118" w:name="_Toc408224335"/>
      <w:bookmarkStart w:id="119" w:name="_Toc408224657"/>
      <w:bookmarkStart w:id="120" w:name="_Toc202555975"/>
      <w:r w:rsidRPr="007D2462">
        <w:t>Assumptions</w:t>
      </w:r>
      <w:bookmarkEnd w:id="118"/>
      <w:bookmarkEnd w:id="119"/>
      <w:r>
        <w:t>/Constraints</w:t>
      </w:r>
      <w:r w:rsidRPr="007D2462">
        <w:t xml:space="preserve"> (Optional)</w:t>
      </w:r>
      <w:bookmarkEnd w:id="120"/>
    </w:p>
    <w:p w:rsidR="001340F4" w:rsidRPr="00606C35" w:rsidRDefault="001340F4" w:rsidP="001340F4">
      <w:pPr>
        <w:pStyle w:val="Heading1"/>
      </w:pPr>
      <w:bookmarkStart w:id="121" w:name="_Toc202555976"/>
      <w:bookmarkEnd w:id="115"/>
      <w:bookmarkEnd w:id="116"/>
      <w:bookmarkEnd w:id="117"/>
      <w:r>
        <w:lastRenderedPageBreak/>
        <w:t>Evaluation</w:t>
      </w:r>
      <w:bookmarkEnd w:id="121"/>
    </w:p>
    <w:p w:rsidR="001340F4" w:rsidRDefault="001340F4" w:rsidP="00204BA0">
      <w:pPr>
        <w:pStyle w:val="Heading2"/>
      </w:pPr>
      <w:bookmarkStart w:id="122" w:name="_Toc202555977"/>
      <w:r>
        <w:t>Experimentation</w:t>
      </w:r>
      <w:bookmarkEnd w:id="122"/>
    </w:p>
    <w:p w:rsidR="001340F4" w:rsidRPr="00575E09" w:rsidRDefault="001340F4" w:rsidP="001340F4">
      <w:pPr>
        <w:autoSpaceDE/>
        <w:autoSpaceDN/>
        <w:spacing w:after="0"/>
        <w:jc w:val="left"/>
        <w:rPr>
          <w:i/>
          <w:iCs/>
          <w:color w:val="000080"/>
          <w:sz w:val="20"/>
        </w:rPr>
      </w:pPr>
      <w:r w:rsidRPr="00425CC2">
        <w:rPr>
          <w:i/>
          <w:iCs/>
          <w:color w:val="000080"/>
          <w:sz w:val="20"/>
        </w:rPr>
        <w:t xml:space="preserve">This section should describe what was actually done. It is a </w:t>
      </w:r>
      <w:r>
        <w:rPr>
          <w:i/>
          <w:iCs/>
          <w:color w:val="000080"/>
          <w:sz w:val="20"/>
        </w:rPr>
        <w:t>clear</w:t>
      </w:r>
      <w:r w:rsidRPr="00425CC2">
        <w:rPr>
          <w:i/>
          <w:iCs/>
          <w:color w:val="000080"/>
          <w:sz w:val="20"/>
        </w:rPr>
        <w:t xml:space="preserve"> exposition of the laboratory notebook, describing procedures, techniques, instrumentation, special precautions, and so on. It should be sufficiently detailed that other experienced resea</w:t>
      </w:r>
      <w:r>
        <w:rPr>
          <w:i/>
          <w:iCs/>
          <w:color w:val="000080"/>
          <w:sz w:val="20"/>
        </w:rPr>
        <w:t>rchers</w:t>
      </w:r>
      <w:r w:rsidRPr="00AE1648">
        <w:rPr>
          <w:i/>
          <w:iCs/>
          <w:color w:val="000080"/>
          <w:sz w:val="20"/>
        </w:rPr>
        <w:t xml:space="preserve"> would be able to repeat the work and obtain comparable results.</w:t>
      </w:r>
    </w:p>
    <w:p w:rsidR="001340F4" w:rsidRPr="008E6B33" w:rsidRDefault="001340F4" w:rsidP="001340F4">
      <w:pPr>
        <w:pStyle w:val="Heading3"/>
      </w:pPr>
      <w:bookmarkStart w:id="123" w:name="_Toc202555978"/>
      <w:r w:rsidRPr="008E6B33">
        <w:t>Experimental Setup</w:t>
      </w:r>
      <w:bookmarkEnd w:id="123"/>
    </w:p>
    <w:p w:rsidR="001340F4" w:rsidRDefault="001340F4" w:rsidP="001340F4">
      <w:pPr>
        <w:pStyle w:val="Heading3"/>
      </w:pPr>
      <w:bookmarkStart w:id="124" w:name="_Toc202555979"/>
      <w:r>
        <w:t>Experiments Design/Details</w:t>
      </w:r>
      <w:bookmarkEnd w:id="124"/>
      <w:r>
        <w:t xml:space="preserve"> </w:t>
      </w:r>
    </w:p>
    <w:p w:rsidR="001340F4" w:rsidRPr="00575E09" w:rsidRDefault="001340F4" w:rsidP="001340F4"/>
    <w:p w:rsidR="001340F4" w:rsidRDefault="001340F4" w:rsidP="00204BA0">
      <w:pPr>
        <w:pStyle w:val="Heading2"/>
      </w:pPr>
      <w:bookmarkStart w:id="125" w:name="_Toc202555980"/>
      <w:r w:rsidRPr="00413E90">
        <w:t>Results</w:t>
      </w:r>
      <w:bookmarkEnd w:id="125"/>
    </w:p>
    <w:p w:rsidR="001340F4" w:rsidRPr="00CD2605" w:rsidRDefault="001340F4" w:rsidP="001340F4">
      <w:pPr>
        <w:autoSpaceDE/>
        <w:autoSpaceDN/>
        <w:spacing w:after="0"/>
        <w:jc w:val="left"/>
        <w:rPr>
          <w:i/>
          <w:iCs/>
          <w:color w:val="000080"/>
          <w:sz w:val="20"/>
        </w:rPr>
      </w:pPr>
      <w:r w:rsidRPr="00CD2605">
        <w:rPr>
          <w:i/>
          <w:iCs/>
          <w:color w:val="000080"/>
          <w:sz w:val="20"/>
        </w:rPr>
        <w:t>In the section, relevant data, observations, and findings are summarized. Tabulation of data, equations, charts, and figures can be used effectively to present results clearly and concisely.</w:t>
      </w:r>
    </w:p>
    <w:p w:rsidR="001340F4" w:rsidRPr="00CD2605" w:rsidRDefault="001340F4" w:rsidP="001340F4"/>
    <w:p w:rsidR="001340F4" w:rsidRDefault="001340F4" w:rsidP="00204BA0">
      <w:pPr>
        <w:pStyle w:val="Heading2"/>
      </w:pPr>
      <w:bookmarkStart w:id="126" w:name="_Toc202555981"/>
      <w:r>
        <w:t>Discussion/Analysis</w:t>
      </w:r>
      <w:bookmarkEnd w:id="126"/>
    </w:p>
    <w:p w:rsidR="001340F4" w:rsidRPr="001371D1" w:rsidRDefault="001340F4" w:rsidP="001340F4">
      <w:pPr>
        <w:autoSpaceDE/>
        <w:autoSpaceDN/>
        <w:spacing w:after="0"/>
        <w:jc w:val="left"/>
        <w:rPr>
          <w:i/>
          <w:iCs/>
          <w:color w:val="000080"/>
          <w:sz w:val="20"/>
        </w:rPr>
      </w:pPr>
      <w:r w:rsidRPr="001371D1">
        <w:rPr>
          <w:i/>
          <w:iCs/>
          <w:color w:val="000080"/>
          <w:sz w:val="20"/>
        </w:rPr>
        <w:t xml:space="preserve">The crux of the report is the analysis and interpretation of the results </w:t>
      </w:r>
    </w:p>
    <w:p w:rsidR="001340F4" w:rsidRPr="001371D1" w:rsidRDefault="001340F4" w:rsidP="001340F4"/>
    <w:p w:rsidR="001340F4" w:rsidRPr="00965151" w:rsidRDefault="001340F4" w:rsidP="001340F4">
      <w:pPr>
        <w:pStyle w:val="Comment"/>
        <w:numPr>
          <w:ilvl w:val="0"/>
          <w:numId w:val="9"/>
        </w:numPr>
      </w:pPr>
      <w:r w:rsidRPr="001371D1">
        <w:t>What do the results mean?</w:t>
      </w:r>
      <w:r w:rsidRPr="00965151">
        <w:t xml:space="preserve"> </w:t>
      </w:r>
      <w:r w:rsidRPr="001371D1">
        <w:t>How do they relate to the objectives of the project?</w:t>
      </w:r>
      <w:r w:rsidRPr="00965151">
        <w:t xml:space="preserve"> </w:t>
      </w:r>
      <w:r w:rsidRPr="001371D1">
        <w:t>To what extent have they resolved the problem?</w:t>
      </w:r>
    </w:p>
    <w:p w:rsidR="001340F4" w:rsidRDefault="001340F4" w:rsidP="001340F4">
      <w:pPr>
        <w:pStyle w:val="Comment"/>
        <w:numPr>
          <w:ilvl w:val="0"/>
          <w:numId w:val="9"/>
        </w:numPr>
      </w:pPr>
      <w:r w:rsidRPr="00C157DB">
        <w:t xml:space="preserve">An evaluation of the situation – what was expected/unexpected, proved/disproved, illustrated, explored, highlighted by what you have investigated. </w:t>
      </w:r>
    </w:p>
    <w:p w:rsidR="001340F4" w:rsidRDefault="001340F4" w:rsidP="001340F4">
      <w:pPr>
        <w:pStyle w:val="Comment"/>
        <w:numPr>
          <w:ilvl w:val="0"/>
          <w:numId w:val="9"/>
        </w:numPr>
      </w:pPr>
      <w:r>
        <w:t xml:space="preserve">Comparative Analysis: </w:t>
      </w:r>
      <w:r w:rsidRPr="00C157DB">
        <w:t>An attempt to explain the results d</w:t>
      </w:r>
      <w:r>
        <w:t>rawing in other research/theory</w:t>
      </w:r>
    </w:p>
    <w:p w:rsidR="001340F4" w:rsidRPr="00C157DB" w:rsidRDefault="001340F4" w:rsidP="001340F4">
      <w:pPr>
        <w:pStyle w:val="Comment"/>
        <w:numPr>
          <w:ilvl w:val="0"/>
          <w:numId w:val="9"/>
        </w:numPr>
      </w:pPr>
      <w:r w:rsidRPr="00C157DB">
        <w:t>A discussion of limitations and possible sources of error</w:t>
      </w:r>
    </w:p>
    <w:p w:rsidR="001340F4" w:rsidRPr="00C157DB" w:rsidRDefault="001340F4" w:rsidP="001340F4"/>
    <w:p w:rsidR="001340F4" w:rsidRDefault="001340F4" w:rsidP="001340F4">
      <w:pPr>
        <w:pStyle w:val="Heading1"/>
      </w:pPr>
      <w:bookmarkStart w:id="127" w:name="_Toc202555982"/>
      <w:r>
        <w:lastRenderedPageBreak/>
        <w:t>Conclusion and Future work</w:t>
      </w:r>
      <w:bookmarkEnd w:id="127"/>
    </w:p>
    <w:p w:rsidR="00F4136B" w:rsidRPr="00E467DC" w:rsidRDefault="00F4136B" w:rsidP="00F4136B">
      <w:pPr>
        <w:autoSpaceDE/>
        <w:autoSpaceDN/>
        <w:spacing w:before="100" w:beforeAutospacing="1" w:after="100" w:afterAutospacing="1"/>
        <w:jc w:val="left"/>
        <w:rPr>
          <w:sz w:val="28"/>
          <w:szCs w:val="28"/>
        </w:rPr>
      </w:pPr>
      <w:r>
        <w:rPr>
          <w:sz w:val="24"/>
          <w:szCs w:val="24"/>
        </w:rPr>
        <w:br/>
      </w:r>
      <w:r w:rsidRPr="00E467DC">
        <w:rPr>
          <w:sz w:val="28"/>
          <w:szCs w:val="28"/>
        </w:rPr>
        <w:t>Heart disease prediction system and consultancy was built on machine learning based prediction system with the combination of prediction and consultancy feature to encourage the patient for visiting doctor at early stage risk of detection. It a user friendly interface that is useful for patient and doctors also and offers a real time prediction assessment after analysis of details given by patient</w:t>
      </w:r>
    </w:p>
    <w:p w:rsidR="00F4136B" w:rsidRPr="00F4136B" w:rsidRDefault="00F4136B" w:rsidP="00F4136B">
      <w:pPr>
        <w:autoSpaceDE/>
        <w:autoSpaceDN/>
        <w:spacing w:before="100" w:beforeAutospacing="1" w:after="100" w:afterAutospacing="1"/>
        <w:jc w:val="left"/>
        <w:rPr>
          <w:sz w:val="28"/>
          <w:szCs w:val="28"/>
        </w:rPr>
      </w:pPr>
      <w:r w:rsidRPr="00E467DC">
        <w:rPr>
          <w:sz w:val="28"/>
          <w:szCs w:val="28"/>
        </w:rPr>
        <w:t>The main purpose of this project was to give an effective and accurate prediction and easy to use for all the people. Random forest gives the effective and high accuracy of risk prediction. A unique feature of doctor online consultancy and nearest location based doctor suggestion for physical checkup made our project more impactful and increase its value in real word use. This will improve the health care system for those who don’t have much access on health care facilities.</w:t>
      </w:r>
    </w:p>
    <w:p w:rsidR="00276BBE" w:rsidRPr="00E467DC" w:rsidRDefault="00E467DC" w:rsidP="00276BBE">
      <w:pPr>
        <w:rPr>
          <w:sz w:val="28"/>
          <w:szCs w:val="28"/>
        </w:rPr>
      </w:pPr>
      <w:r w:rsidRPr="00E467DC">
        <w:rPr>
          <w:sz w:val="28"/>
          <w:szCs w:val="28"/>
        </w:rPr>
        <w:t>This will encourage the user to engage with doctor to avoid the risk of heart failure by alerting them through the prediction of risk. After seeing risk patient will ultimately go for doctor for treatment that will save the lives as much as possible.</w:t>
      </w:r>
    </w:p>
    <w:p w:rsidR="00E467DC" w:rsidRPr="00E467DC" w:rsidRDefault="00E467DC" w:rsidP="00276BBE">
      <w:pPr>
        <w:rPr>
          <w:sz w:val="28"/>
          <w:szCs w:val="28"/>
        </w:rPr>
      </w:pPr>
      <w:r w:rsidRPr="00E467DC">
        <w:rPr>
          <w:sz w:val="28"/>
          <w:szCs w:val="28"/>
        </w:rPr>
        <w:t>In future we will expand our dataset to improve the accuracy and will make a mobile app based system also so this can also be accessed through the mobile apps of android and iOS. Further research may increase the more symptoms for heart failure so we will add those in to gain more accuracy as much as will be possible.</w:t>
      </w:r>
    </w:p>
    <w:p w:rsidR="001340F4" w:rsidRPr="00827F87" w:rsidRDefault="001340F4" w:rsidP="001340F4">
      <w:pPr>
        <w:pStyle w:val="Comment"/>
      </w:pPr>
    </w:p>
    <w:p w:rsidR="001340F4" w:rsidRDefault="001340F4" w:rsidP="001340F4">
      <w:pPr>
        <w:pStyle w:val="Heading1"/>
      </w:pPr>
      <w:bookmarkStart w:id="128" w:name="_Toc202555983"/>
      <w:r>
        <w:lastRenderedPageBreak/>
        <w:t>References/</w:t>
      </w:r>
      <w:r w:rsidRPr="004024F4">
        <w:t xml:space="preserve"> </w:t>
      </w:r>
      <w:r w:rsidRPr="00606C35">
        <w:t>Bibliography</w:t>
      </w:r>
      <w:bookmarkEnd w:id="128"/>
    </w:p>
    <w:p w:rsidR="001340F4" w:rsidRDefault="001340F4" w:rsidP="001340F4">
      <w:pPr>
        <w:pStyle w:val="Comment"/>
      </w:pPr>
      <w:r w:rsidRPr="00703FCD">
        <w:t xml:space="preserve">If you have cited evidence in the main body of your report, </w:t>
      </w:r>
      <w:r>
        <w:t>it</w:t>
      </w:r>
      <w:r w:rsidRPr="00703FCD">
        <w:t xml:space="preserve"> must be referenced in </w:t>
      </w:r>
      <w:r>
        <w:t>this section</w:t>
      </w:r>
      <w:r w:rsidRPr="00703FCD">
        <w:t xml:space="preserve">. </w:t>
      </w:r>
    </w:p>
    <w:p w:rsidR="001340F4" w:rsidRDefault="001340F4" w:rsidP="001340F4">
      <w:pPr>
        <w:pStyle w:val="Comment"/>
      </w:pPr>
      <w:r w:rsidRPr="00703FCD">
        <w:t xml:space="preserve">Don’t neglect references – you can lose </w:t>
      </w:r>
      <w:r>
        <w:t>credit</w:t>
      </w:r>
      <w:r w:rsidRPr="00703FCD">
        <w:t xml:space="preserve"> if you don’t reference your sources properly. </w:t>
      </w:r>
    </w:p>
    <w:p w:rsidR="001340F4" w:rsidRDefault="001340F4" w:rsidP="001340F4">
      <w:pPr>
        <w:pStyle w:val="Comment"/>
      </w:pPr>
      <w:r w:rsidRPr="00703FCD">
        <w:t>However, you don’t need to reference:</w:t>
      </w:r>
    </w:p>
    <w:p w:rsidR="001340F4" w:rsidRDefault="001340F4" w:rsidP="001340F4">
      <w:pPr>
        <w:pStyle w:val="Comment"/>
        <w:numPr>
          <w:ilvl w:val="0"/>
          <w:numId w:val="10"/>
        </w:numPr>
      </w:pPr>
      <w:r w:rsidRPr="00703FCD">
        <w:t xml:space="preserve">Common knowledge (things that most people would know) </w:t>
      </w:r>
    </w:p>
    <w:p w:rsidR="001340F4" w:rsidRDefault="001340F4" w:rsidP="001340F4">
      <w:pPr>
        <w:pStyle w:val="Comment"/>
        <w:numPr>
          <w:ilvl w:val="0"/>
          <w:numId w:val="10"/>
        </w:numPr>
      </w:pPr>
      <w:r w:rsidRPr="00703FCD">
        <w:t xml:space="preserve">Undisputed historical facts </w:t>
      </w:r>
    </w:p>
    <w:p w:rsidR="001340F4" w:rsidRPr="00703FCD" w:rsidRDefault="001340F4" w:rsidP="001340F4">
      <w:pPr>
        <w:pStyle w:val="Comment"/>
        <w:numPr>
          <w:ilvl w:val="0"/>
          <w:numId w:val="10"/>
        </w:numPr>
      </w:pPr>
      <w:r w:rsidRPr="00703FCD">
        <w:t xml:space="preserve">Your own opinions, observations, and ideas – but make sure you make it clear in the report that they are your views. </w:t>
      </w:r>
    </w:p>
    <w:p w:rsidR="001340F4" w:rsidRPr="00703FCD" w:rsidRDefault="001340F4" w:rsidP="001340F4"/>
    <w:p w:rsidR="001340F4" w:rsidRPr="00606C35" w:rsidRDefault="001340F4" w:rsidP="001340F4">
      <w:pPr>
        <w:pStyle w:val="Heading1"/>
      </w:pPr>
      <w:bookmarkStart w:id="129" w:name="_Toc384113463"/>
      <w:bookmarkStart w:id="130" w:name="_Toc408224379"/>
      <w:bookmarkStart w:id="131" w:name="_Toc408224701"/>
      <w:bookmarkStart w:id="132" w:name="_Toc202555984"/>
      <w:r w:rsidRPr="00606C35">
        <w:lastRenderedPageBreak/>
        <w:t>Appendix</w:t>
      </w:r>
      <w:bookmarkEnd w:id="129"/>
      <w:bookmarkEnd w:id="130"/>
      <w:bookmarkEnd w:id="131"/>
      <w:bookmarkEnd w:id="132"/>
    </w:p>
    <w:p w:rsidR="001340F4" w:rsidRPr="00606C35" w:rsidRDefault="001340F4" w:rsidP="00204BA0">
      <w:pPr>
        <w:pStyle w:val="Heading2"/>
      </w:pPr>
      <w:bookmarkStart w:id="133" w:name="_Toc384113464"/>
      <w:bookmarkStart w:id="134" w:name="_Toc408224380"/>
      <w:bookmarkStart w:id="135" w:name="_Toc408224702"/>
      <w:bookmarkStart w:id="136" w:name="_Toc202555985"/>
      <w:r w:rsidRPr="00606C35">
        <w:t>Glossary of terms</w:t>
      </w:r>
      <w:bookmarkEnd w:id="133"/>
      <w:bookmarkEnd w:id="134"/>
      <w:bookmarkEnd w:id="135"/>
      <w:bookmarkEnd w:id="136"/>
    </w:p>
    <w:p w:rsidR="001340F4" w:rsidRPr="00185AF8" w:rsidRDefault="001340F4" w:rsidP="001340F4"/>
    <w:p w:rsidR="001340F4" w:rsidRDefault="001340F4" w:rsidP="00204BA0">
      <w:pPr>
        <w:pStyle w:val="Heading2"/>
      </w:pPr>
      <w:bookmarkStart w:id="137" w:name="_Toc384113468"/>
      <w:bookmarkStart w:id="138" w:name="_Toc408224384"/>
      <w:bookmarkStart w:id="139" w:name="_Toc408224706"/>
      <w:bookmarkStart w:id="140" w:name="_Toc202555986"/>
      <w:r w:rsidRPr="00606C35">
        <w:t>Pre-requisites</w:t>
      </w:r>
      <w:bookmarkEnd w:id="137"/>
      <w:bookmarkEnd w:id="138"/>
      <w:bookmarkEnd w:id="139"/>
      <w:bookmarkEnd w:id="140"/>
    </w:p>
    <w:p w:rsidR="001340F4" w:rsidRPr="00185AF8" w:rsidRDefault="001340F4" w:rsidP="001340F4"/>
    <w:p w:rsidR="001340F4" w:rsidRDefault="001340F4" w:rsidP="00204BA0">
      <w:pPr>
        <w:pStyle w:val="Heading2"/>
      </w:pPr>
      <w:bookmarkStart w:id="141" w:name="_Toc408224338"/>
      <w:bookmarkStart w:id="142" w:name="_Toc408224660"/>
      <w:bookmarkStart w:id="143" w:name="_Toc202555987"/>
      <w:r>
        <w:t>Reference/ Source Documents</w:t>
      </w:r>
      <w:bookmarkEnd w:id="141"/>
      <w:bookmarkEnd w:id="142"/>
      <w:bookmarkEnd w:id="143"/>
    </w:p>
    <w:p w:rsidR="001340F4" w:rsidRDefault="001340F4" w:rsidP="001340F4">
      <w:pPr>
        <w:pStyle w:val="Comment"/>
      </w:pPr>
      <w:r>
        <w:t>Provide references to all documents that have been consulted during the project.</w:t>
      </w:r>
    </w:p>
    <w:p w:rsidR="001340F4" w:rsidRPr="00185AF8" w:rsidRDefault="001340F4" w:rsidP="001340F4"/>
    <w:p w:rsidR="001340F4" w:rsidRPr="00724269" w:rsidRDefault="001340F4" w:rsidP="001340F4">
      <w:pPr>
        <w:ind w:left="360"/>
        <w:rPr>
          <w:rFonts w:ascii="Arial" w:hAnsi="Arial" w:cs="Arial"/>
        </w:rPr>
      </w:pPr>
    </w:p>
    <w:p w:rsidR="001340F4" w:rsidRDefault="001340F4" w:rsidP="001340F4">
      <w:pPr>
        <w:pStyle w:val="Comment"/>
      </w:pPr>
    </w:p>
    <w:p w:rsidR="001340F4" w:rsidRDefault="001340F4" w:rsidP="001340F4">
      <w:pPr>
        <w:pStyle w:val="Comment"/>
      </w:pPr>
    </w:p>
    <w:p w:rsidR="001340F4" w:rsidRDefault="001340F4" w:rsidP="001340F4">
      <w:pPr>
        <w:pStyle w:val="Comment"/>
      </w:pPr>
    </w:p>
    <w:p w:rsidR="001340F4" w:rsidRDefault="001340F4" w:rsidP="001340F4">
      <w:pPr>
        <w:pStyle w:val="Comment"/>
      </w:pPr>
    </w:p>
    <w:p w:rsidR="001340F4" w:rsidRDefault="001340F4" w:rsidP="001340F4">
      <w:pPr>
        <w:pStyle w:val="Comment"/>
      </w:pPr>
    </w:p>
    <w:p w:rsidR="001340F4" w:rsidRDefault="001340F4" w:rsidP="001340F4">
      <w:pPr>
        <w:pStyle w:val="Comment"/>
      </w:pPr>
    </w:p>
    <w:p w:rsidR="001340F4" w:rsidRDefault="001340F4" w:rsidP="001340F4">
      <w:pPr>
        <w:pStyle w:val="Comment"/>
      </w:pPr>
    </w:p>
    <w:p w:rsidR="001340F4" w:rsidRDefault="001340F4" w:rsidP="001340F4">
      <w:pPr>
        <w:pStyle w:val="Comment"/>
      </w:pPr>
    </w:p>
    <w:p w:rsidR="001340F4" w:rsidRDefault="001340F4" w:rsidP="001340F4">
      <w:pPr>
        <w:pStyle w:val="Comment"/>
      </w:pPr>
    </w:p>
    <w:p w:rsidR="001340F4" w:rsidRDefault="001340F4" w:rsidP="001340F4">
      <w:pPr>
        <w:pStyle w:val="Comment"/>
      </w:pPr>
    </w:p>
    <w:p w:rsidR="001340F4" w:rsidRDefault="001340F4" w:rsidP="001340F4">
      <w:pPr>
        <w:pStyle w:val="Comment"/>
      </w:pPr>
    </w:p>
    <w:p w:rsidR="001340F4" w:rsidRDefault="001340F4" w:rsidP="001340F4">
      <w:pPr>
        <w:pStyle w:val="Comment"/>
      </w:pPr>
    </w:p>
    <w:p w:rsidR="001340F4" w:rsidRDefault="001340F4" w:rsidP="001340F4">
      <w:pPr>
        <w:pStyle w:val="Comment"/>
      </w:pPr>
    </w:p>
    <w:p w:rsidR="001340F4" w:rsidRDefault="001340F4" w:rsidP="001340F4">
      <w:pPr>
        <w:pStyle w:val="Comment"/>
      </w:pPr>
    </w:p>
    <w:p w:rsidR="001340F4" w:rsidRDefault="001340F4" w:rsidP="001340F4">
      <w:pPr>
        <w:pStyle w:val="Comment"/>
      </w:pPr>
    </w:p>
    <w:p w:rsidR="001340F4" w:rsidRDefault="001340F4" w:rsidP="001340F4">
      <w:pPr>
        <w:pStyle w:val="Comment"/>
      </w:pPr>
    </w:p>
    <w:p w:rsidR="001340F4" w:rsidRDefault="001340F4" w:rsidP="001340F4">
      <w:pPr>
        <w:pStyle w:val="Comment"/>
      </w:pPr>
    </w:p>
    <w:p w:rsidR="001340F4" w:rsidRDefault="001340F4" w:rsidP="001340F4">
      <w:pPr>
        <w:pStyle w:val="Comment"/>
      </w:pPr>
    </w:p>
    <w:p w:rsidR="001340F4" w:rsidRDefault="001340F4" w:rsidP="001340F4">
      <w:pPr>
        <w:pStyle w:val="Comment"/>
      </w:pPr>
    </w:p>
    <w:p w:rsidR="001340F4" w:rsidRDefault="001340F4" w:rsidP="001340F4">
      <w:pPr>
        <w:pStyle w:val="Comment"/>
      </w:pPr>
    </w:p>
    <w:p w:rsidR="001340F4" w:rsidRDefault="001340F4" w:rsidP="001340F4">
      <w:pPr>
        <w:pStyle w:val="Comment"/>
      </w:pPr>
    </w:p>
    <w:p w:rsidR="001340F4" w:rsidRDefault="001340F4" w:rsidP="001340F4">
      <w:pPr>
        <w:pStyle w:val="Comment"/>
      </w:pPr>
    </w:p>
    <w:p w:rsidR="001340F4" w:rsidRDefault="001340F4" w:rsidP="001340F4">
      <w:pPr>
        <w:pStyle w:val="Comment"/>
      </w:pPr>
    </w:p>
    <w:p w:rsidR="001340F4" w:rsidRDefault="001340F4" w:rsidP="001340F4">
      <w:pPr>
        <w:pStyle w:val="Comment"/>
      </w:pPr>
    </w:p>
    <w:p w:rsidR="00352C30" w:rsidRDefault="00352C30"/>
    <w:sectPr w:rsidR="00352C30" w:rsidSect="009349E3">
      <w:footerReference w:type="default" r:id="rId18"/>
      <w:type w:val="continuous"/>
      <w:pgSz w:w="12240" w:h="15840" w:code="1"/>
      <w:pgMar w:top="1440" w:right="1797" w:bottom="1264" w:left="1797" w:header="720" w:footer="40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5DCF" w:rsidRDefault="00615DCF" w:rsidP="0061709D">
      <w:pPr>
        <w:spacing w:after="0"/>
      </w:pPr>
      <w:r>
        <w:separator/>
      </w:r>
    </w:p>
  </w:endnote>
  <w:endnote w:type="continuationSeparator" w:id="0">
    <w:p w:rsidR="00615DCF" w:rsidRDefault="00615DCF" w:rsidP="006170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32CC" w:rsidRDefault="00D332CC">
    <w:pPr>
      <w:pStyle w:val="Footer"/>
      <w:tabs>
        <w:tab w:val="right" w:pos="8640"/>
      </w:tabs>
      <w:rPr>
        <w:ins w:id="144" w:author="2013" w:date="2015-01-05T12:28:00Z"/>
      </w:rPr>
      <w:pPrChange w:id="145" w:author="2013" w:date="2015-01-05T12:28:00Z">
        <w:pPr>
          <w:pStyle w:val="Footer"/>
          <w:jc w:val="right"/>
        </w:pPr>
      </w:pPrChange>
    </w:pPr>
  </w:p>
  <w:p w:rsidR="00D332CC" w:rsidRDefault="00D332CC" w:rsidP="00352C30">
    <w:pPr>
      <w:pStyle w:val="Footer"/>
      <w:jc w:val="right"/>
      <w:rPr>
        <w:ins w:id="146" w:author="2013" w:date="2015-01-05T12:28:00Z"/>
      </w:rPr>
    </w:pPr>
  </w:p>
  <w:p w:rsidR="00D332CC" w:rsidRDefault="00D332CC" w:rsidP="00352C30">
    <w:pPr>
      <w:pStyle w:val="Footer"/>
      <w:tabs>
        <w:tab w:val="clear" w:pos="8280"/>
        <w:tab w:val="right" w:pos="8640"/>
      </w:tabs>
      <w:rPr>
        <w:ins w:id="147" w:author="2013" w:date="2015-01-05T11:10:00Z"/>
      </w:rPr>
    </w:pPr>
    <w:ins w:id="148" w:author="2013" w:date="2015-01-05T12:28:00Z">
      <w:r>
        <w:rPr>
          <w:noProof/>
          <w:sz w:val="20"/>
        </w:rPr>
        <mc:AlternateContent>
          <mc:Choice Requires="wps">
            <w:drawing>
              <wp:anchor distT="4294967295" distB="4294967295" distL="114300" distR="114300" simplePos="0" relativeHeight="251659264" behindDoc="0" locked="0" layoutInCell="0" allowOverlap="1">
                <wp:simplePos x="0" y="0"/>
                <wp:positionH relativeFrom="column">
                  <wp:posOffset>-45720</wp:posOffset>
                </wp:positionH>
                <wp:positionV relativeFrom="paragraph">
                  <wp:posOffset>-17781</wp:posOffset>
                </wp:positionV>
                <wp:extent cx="5577840" cy="0"/>
                <wp:effectExtent l="0" t="19050" r="3810" b="0"/>
                <wp:wrapNone/>
                <wp:docPr id="2"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0FBC3A" id="Line 20"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pt,-1.4pt" to="435.6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" o:allowincell="f" strokeweight="2.25pt"/>
            </w:pict>
          </mc:Fallback>
        </mc:AlternateContent>
      </w:r>
      <w:r>
        <w:rPr>
          <w:sz w:val="20"/>
        </w:rPr>
        <w:t>&lt;Project Name&gt;</w:t>
      </w:r>
    </w:ins>
    <w:r>
      <w:rPr>
        <w:sz w:val="20"/>
      </w:rPr>
      <w:tab/>
    </w:r>
    <w:ins w:id="149" w:author="2013" w:date="2015-01-05T12:28:00Z">
      <w:r>
        <w:rPr>
          <w:sz w:val="20"/>
        </w:rPr>
        <w:t>&lt;</w:t>
      </w:r>
    </w:ins>
    <w:r>
      <w:rPr>
        <w:sz w:val="20"/>
      </w:rPr>
      <w:t>Version 1.0</w:t>
    </w:r>
    <w:ins w:id="150" w:author="2013" w:date="2015-01-05T12:28:00Z">
      <w:r>
        <w:rPr>
          <w:sz w:val="20"/>
        </w:rPr>
        <w:t>&gt;</w:t>
      </w:r>
      <w:r>
        <w:rPr>
          <w:sz w:val="20"/>
        </w:rPr>
        <w:tab/>
      </w:r>
    </w:ins>
    <w:ins w:id="151" w:author="2013" w:date="2015-01-05T11:10:00Z">
      <w:r w:rsidRPr="004A1200">
        <w:rPr>
          <w:sz w:val="20"/>
          <w:szCs w:val="20"/>
          <w:rPrChange w:id="152" w:author="2013" w:date="2015-01-05T12:29:00Z">
            <w:rPr/>
          </w:rPrChange>
        </w:rPr>
        <w:t xml:space="preserve">Page </w:t>
      </w:r>
      <w:r w:rsidRPr="004A1200">
        <w:rPr>
          <w:b/>
          <w:sz w:val="20"/>
          <w:szCs w:val="20"/>
          <w:rPrChange w:id="153" w:author="2013" w:date="2015-01-05T12:29:00Z">
            <w:rPr>
              <w:b/>
              <w:sz w:val="24"/>
              <w:szCs w:val="24"/>
            </w:rPr>
          </w:rPrChange>
        </w:rPr>
        <w:fldChar w:fldCharType="begin"/>
      </w:r>
      <w:r w:rsidRPr="004A1200">
        <w:rPr>
          <w:b/>
          <w:sz w:val="20"/>
          <w:szCs w:val="20"/>
          <w:rPrChange w:id="154" w:author="2013" w:date="2015-01-05T12:29:00Z">
            <w:rPr>
              <w:b/>
            </w:rPr>
          </w:rPrChange>
        </w:rPr>
        <w:instrText xml:space="preserve"> PAGE </w:instrText>
      </w:r>
      <w:r w:rsidRPr="004A1200">
        <w:rPr>
          <w:b/>
          <w:sz w:val="20"/>
          <w:szCs w:val="20"/>
          <w:rPrChange w:id="155" w:author="2013" w:date="2015-01-05T12:29:00Z">
            <w:rPr>
              <w:b/>
              <w:sz w:val="24"/>
              <w:szCs w:val="24"/>
            </w:rPr>
          </w:rPrChange>
        </w:rPr>
        <w:fldChar w:fldCharType="separate"/>
      </w:r>
    </w:ins>
    <w:r w:rsidR="009359C6">
      <w:rPr>
        <w:b/>
        <w:noProof/>
        <w:sz w:val="20"/>
        <w:szCs w:val="20"/>
      </w:rPr>
      <w:t>30</w:t>
    </w:r>
    <w:ins w:id="156" w:author="2013" w:date="2015-01-05T11:10:00Z">
      <w:r w:rsidRPr="004A1200">
        <w:rPr>
          <w:b/>
          <w:sz w:val="20"/>
          <w:szCs w:val="20"/>
          <w:rPrChange w:id="157" w:author="2013" w:date="2015-01-05T12:29:00Z">
            <w:rPr>
              <w:b/>
              <w:sz w:val="24"/>
              <w:szCs w:val="24"/>
            </w:rPr>
          </w:rPrChange>
        </w:rPr>
        <w:fldChar w:fldCharType="end"/>
      </w:r>
      <w:r w:rsidRPr="004A1200">
        <w:rPr>
          <w:sz w:val="20"/>
          <w:szCs w:val="20"/>
          <w:rPrChange w:id="158" w:author="2013" w:date="2015-01-05T12:29:00Z">
            <w:rPr/>
          </w:rPrChange>
        </w:rPr>
        <w:t xml:space="preserve"> of </w:t>
      </w:r>
    </w:ins>
    <w:fldSimple w:instr=" NUMPAGES  \* MERGEFORMAT ">
      <w:r w:rsidR="009359C6" w:rsidRPr="009359C6">
        <w:rPr>
          <w:b/>
          <w:noProof/>
          <w:sz w:val="20"/>
          <w:szCs w:val="20"/>
        </w:rPr>
        <w:t>31</w:t>
      </w:r>
    </w:fldSimple>
  </w:p>
  <w:p w:rsidR="00D332CC" w:rsidRDefault="00D332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5DCF" w:rsidRDefault="00615DCF" w:rsidP="0061709D">
      <w:pPr>
        <w:spacing w:after="0"/>
      </w:pPr>
      <w:r>
        <w:separator/>
      </w:r>
    </w:p>
  </w:footnote>
  <w:footnote w:type="continuationSeparator" w:id="0">
    <w:p w:rsidR="00615DCF" w:rsidRDefault="00615DCF" w:rsidP="0061709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25034"/>
    <w:multiLevelType w:val="hybridMultilevel"/>
    <w:tmpl w:val="563A464E"/>
    <w:lvl w:ilvl="0" w:tplc="BC90675A">
      <w:start w:val="1"/>
      <w:numFmt w:val="bullet"/>
      <w:lvlText w:val=""/>
      <w:lvlJc w:val="left"/>
      <w:pPr>
        <w:ind w:left="720" w:hanging="360"/>
      </w:pPr>
      <w:rPr>
        <w:rFonts w:ascii="Symbol" w:hAnsi="Symbol" w:hint="default"/>
      </w:rPr>
    </w:lvl>
    <w:lvl w:ilvl="1" w:tplc="7B1E8DEE"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77F4B"/>
    <w:multiLevelType w:val="hybridMultilevel"/>
    <w:tmpl w:val="6BD442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23444"/>
    <w:multiLevelType w:val="hybridMultilevel"/>
    <w:tmpl w:val="98B25A4A"/>
    <w:lvl w:ilvl="0" w:tplc="04090005">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DE10FF9"/>
    <w:multiLevelType w:val="multilevel"/>
    <w:tmpl w:val="BCA80C10"/>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DFD5ABB"/>
    <w:multiLevelType w:val="multilevel"/>
    <w:tmpl w:val="1FEE567A"/>
    <w:lvl w:ilvl="0">
      <w:start w:val="1"/>
      <w:numFmt w:val="bullet"/>
      <w:lvlText w:val=""/>
      <w:lvlJc w:val="left"/>
      <w:rPr>
        <w:rFonts w:ascii="Symbol" w:hAnsi="Symbol" w:hint="default"/>
      </w:rPr>
    </w:lvl>
    <w:lvl w:ilvl="1">
      <w:start w:val="1"/>
      <w:numFmt w:val="bullet"/>
      <w:lvlText w:val=""/>
      <w:lvlJc w:val="left"/>
      <w:rPr>
        <w:rFonts w:ascii="Symbol" w:hAnsi="Symbol" w:hint="default"/>
      </w:rPr>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5" w15:restartNumberingAfterBreak="0">
    <w:nsid w:val="0E770E17"/>
    <w:multiLevelType w:val="hybridMultilevel"/>
    <w:tmpl w:val="88024B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E8121AE"/>
    <w:multiLevelType w:val="multilevel"/>
    <w:tmpl w:val="89ECC784"/>
    <w:lvl w:ilvl="0">
      <w:start w:val="1"/>
      <w:numFmt w:val="decimal"/>
      <w:lvlText w:val="%1."/>
      <w:legacy w:legacy="1" w:legacySpace="144" w:legacyIndent="0"/>
      <w:lvlJc w:val="left"/>
    </w:lvl>
    <w:lvl w:ilvl="1">
      <w:start w:val="1"/>
      <w:numFmt w:val="bullet"/>
      <w:lvlText w:val=""/>
      <w:lvlJc w:val="left"/>
      <w:rPr>
        <w:rFonts w:ascii="Symbol" w:hAnsi="Symbol" w:hint="default"/>
      </w:rPr>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7" w15:restartNumberingAfterBreak="0">
    <w:nsid w:val="0ECC4A34"/>
    <w:multiLevelType w:val="multilevel"/>
    <w:tmpl w:val="D004BBA6"/>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24E7620"/>
    <w:multiLevelType w:val="hybridMultilevel"/>
    <w:tmpl w:val="D3248FC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4453CC9"/>
    <w:multiLevelType w:val="multilevel"/>
    <w:tmpl w:val="47922DEA"/>
    <w:lvl w:ilvl="0">
      <w:start w:val="1"/>
      <w:numFmt w:val="decimal"/>
      <w:lvlText w:val="%1."/>
      <w:legacy w:legacy="1" w:legacySpace="144" w:legacyIndent="0"/>
      <w:lvlJc w:val="left"/>
    </w:lvl>
    <w:lvl w:ilvl="1">
      <w:start w:val="1"/>
      <w:numFmt w:val="bullet"/>
      <w:lvlText w:val=""/>
      <w:lvlJc w:val="left"/>
      <w:rPr>
        <w:rFonts w:ascii="Symbol" w:hAnsi="Symbol" w:hint="default"/>
      </w:rPr>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0" w15:restartNumberingAfterBreak="0">
    <w:nsid w:val="16056A5B"/>
    <w:multiLevelType w:val="multilevel"/>
    <w:tmpl w:val="064E2CA4"/>
    <w:lvl w:ilvl="0">
      <w:start w:val="1"/>
      <w:numFmt w:val="decimal"/>
      <w:lvlText w:val="%1."/>
      <w:legacy w:legacy="1" w:legacySpace="144" w:legacyIndent="0"/>
      <w:lvlJc w:val="left"/>
    </w:lvl>
    <w:lvl w:ilvl="1">
      <w:start w:val="1"/>
      <w:numFmt w:val="bullet"/>
      <w:lvlText w:val=""/>
      <w:lvlJc w:val="left"/>
      <w:rPr>
        <w:rFonts w:ascii="Symbol" w:hAnsi="Symbol" w:hint="default"/>
      </w:rPr>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1" w15:restartNumberingAfterBreak="0">
    <w:nsid w:val="1B5134E6"/>
    <w:multiLevelType w:val="hybridMultilevel"/>
    <w:tmpl w:val="D8AA9646"/>
    <w:lvl w:ilvl="0" w:tplc="04090001">
      <w:start w:val="1"/>
      <w:numFmt w:val="bullet"/>
      <w:lvlText w:val=""/>
      <w:lvlJc w:val="left"/>
      <w:pPr>
        <w:ind w:left="720" w:hanging="360"/>
      </w:pPr>
      <w:rPr>
        <w:rFonts w:ascii="Symbol" w:hAnsi="Symbol" w:hint="default"/>
        <w:b/>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2" w15:restartNumberingAfterBreak="0">
    <w:nsid w:val="1E235F97"/>
    <w:multiLevelType w:val="hybridMultilevel"/>
    <w:tmpl w:val="C2BC59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3C265B"/>
    <w:multiLevelType w:val="hybridMultilevel"/>
    <w:tmpl w:val="71B22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356E1E"/>
    <w:multiLevelType w:val="hybridMultilevel"/>
    <w:tmpl w:val="9CD65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F70654"/>
    <w:multiLevelType w:val="multilevel"/>
    <w:tmpl w:val="6198A1A8"/>
    <w:lvl w:ilvl="0">
      <w:start w:val="1"/>
      <w:numFmt w:val="decimal"/>
      <w:lvlText w:val="%1."/>
      <w:legacy w:legacy="1" w:legacySpace="144" w:legacyIndent="0"/>
      <w:lvlJc w:val="left"/>
    </w:lvl>
    <w:lvl w:ilvl="1">
      <w:start w:val="1"/>
      <w:numFmt w:val="bullet"/>
      <w:pStyle w:val="Heading2"/>
      <w:lvlText w:val=""/>
      <w:lvlJc w:val="left"/>
      <w:rPr>
        <w:rFonts w:ascii="Symbol" w:hAnsi="Symbol" w:hint="default"/>
      </w:rPr>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6" w15:restartNumberingAfterBreak="0">
    <w:nsid w:val="2BC315BE"/>
    <w:multiLevelType w:val="multilevel"/>
    <w:tmpl w:val="FBF0CDAA"/>
    <w:lvl w:ilvl="0">
      <w:start w:val="1"/>
      <w:numFmt w:val="decimal"/>
      <w:lvlText w:val="%1."/>
      <w:legacy w:legacy="1" w:legacySpace="144" w:legacyIndent="0"/>
      <w:lvlJc w:val="left"/>
    </w:lvl>
    <w:lvl w:ilvl="1">
      <w:start w:val="1"/>
      <w:numFmt w:val="bullet"/>
      <w:lvlText w:val=""/>
      <w:lvlJc w:val="left"/>
      <w:rPr>
        <w:rFonts w:ascii="Symbol" w:hAnsi="Symbol" w:hint="default"/>
      </w:rPr>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7" w15:restartNumberingAfterBreak="0">
    <w:nsid w:val="2BDC449B"/>
    <w:multiLevelType w:val="hybridMultilevel"/>
    <w:tmpl w:val="877C3E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B52E58"/>
    <w:multiLevelType w:val="multilevel"/>
    <w:tmpl w:val="EF4009F8"/>
    <w:lvl w:ilvl="0">
      <w:start w:val="1"/>
      <w:numFmt w:val="decimal"/>
      <w:pStyle w:val="Heading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31CB0422"/>
    <w:multiLevelType w:val="multilevel"/>
    <w:tmpl w:val="88DE4998"/>
    <w:lvl w:ilvl="0">
      <w:start w:val="1"/>
      <w:numFmt w:val="decimal"/>
      <w:lvlText w:val="%1."/>
      <w:legacy w:legacy="1" w:legacySpace="144" w:legacyIndent="0"/>
      <w:lvlJc w:val="left"/>
    </w:lvl>
    <w:lvl w:ilvl="1">
      <w:start w:val="1"/>
      <w:numFmt w:val="bullet"/>
      <w:lvlText w:val=""/>
      <w:lvlJc w:val="left"/>
      <w:rPr>
        <w:rFonts w:ascii="Symbol" w:hAnsi="Symbol" w:hint="default"/>
      </w:rPr>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20" w15:restartNumberingAfterBreak="0">
    <w:nsid w:val="355F4150"/>
    <w:multiLevelType w:val="hybridMultilevel"/>
    <w:tmpl w:val="D8FE2AC4"/>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892C12"/>
    <w:multiLevelType w:val="hybridMultilevel"/>
    <w:tmpl w:val="E8DE21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0F41B8F"/>
    <w:multiLevelType w:val="hybridMultilevel"/>
    <w:tmpl w:val="EBB88A94"/>
    <w:lvl w:ilvl="0" w:tplc="04090001">
      <w:start w:val="1"/>
      <w:numFmt w:val="bullet"/>
      <w:lvlText w:val=""/>
      <w:lvlJc w:val="left"/>
      <w:pPr>
        <w:ind w:left="720" w:hanging="360"/>
      </w:pPr>
      <w:rPr>
        <w:rFonts w:ascii="Symbol" w:hAnsi="Symbol"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373F74"/>
    <w:multiLevelType w:val="hybridMultilevel"/>
    <w:tmpl w:val="29DC69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9B7D48"/>
    <w:multiLevelType w:val="hybridMultilevel"/>
    <w:tmpl w:val="EFE48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8E1FE1"/>
    <w:multiLevelType w:val="multilevel"/>
    <w:tmpl w:val="79CC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82D2B"/>
    <w:multiLevelType w:val="multilevel"/>
    <w:tmpl w:val="1FEE567A"/>
    <w:lvl w:ilvl="0">
      <w:start w:val="1"/>
      <w:numFmt w:val="bullet"/>
      <w:lvlText w:val=""/>
      <w:lvlJc w:val="left"/>
      <w:rPr>
        <w:rFonts w:ascii="Symbol" w:hAnsi="Symbol" w:hint="default"/>
      </w:rPr>
    </w:lvl>
    <w:lvl w:ilvl="1">
      <w:start w:val="1"/>
      <w:numFmt w:val="bullet"/>
      <w:lvlText w:val=""/>
      <w:lvlJc w:val="left"/>
      <w:rPr>
        <w:rFonts w:ascii="Symbol" w:hAnsi="Symbol" w:hint="default"/>
      </w:rPr>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27" w15:restartNumberingAfterBreak="0">
    <w:nsid w:val="55EA49D1"/>
    <w:multiLevelType w:val="hybridMultilevel"/>
    <w:tmpl w:val="1A1641E0"/>
    <w:lvl w:ilvl="0" w:tplc="04090001">
      <w:start w:val="1"/>
      <w:numFmt w:val="bullet"/>
      <w:lvlText w:val=""/>
      <w:lvlJc w:val="left"/>
      <w:pPr>
        <w:ind w:left="720" w:hanging="360"/>
      </w:pPr>
      <w:rPr>
        <w:rFonts w:ascii="Symbol" w:hAnsi="Symbol" w:hint="default"/>
        <w:b/>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771B62"/>
    <w:multiLevelType w:val="hybridMultilevel"/>
    <w:tmpl w:val="5960466E"/>
    <w:lvl w:ilvl="0" w:tplc="04090001">
      <w:start w:val="1"/>
      <w:numFmt w:val="bullet"/>
      <w:lvlText w:val=""/>
      <w:lvlJc w:val="left"/>
      <w:pPr>
        <w:ind w:left="720" w:hanging="360"/>
      </w:pPr>
      <w:rPr>
        <w:rFonts w:ascii="Symbol" w:hAnsi="Symbol" w:hint="default"/>
        <w:b/>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B059D3"/>
    <w:multiLevelType w:val="multilevel"/>
    <w:tmpl w:val="750A861A"/>
    <w:lvl w:ilvl="0">
      <w:start w:val="1"/>
      <w:numFmt w:val="decimal"/>
      <w:lvlText w:val="%1."/>
      <w:legacy w:legacy="1" w:legacySpace="144" w:legacyIndent="0"/>
      <w:lvlJc w:val="left"/>
    </w:lvl>
    <w:lvl w:ilvl="1">
      <w:start w:val="1"/>
      <w:numFmt w:val="bullet"/>
      <w:lvlText w:val=""/>
      <w:lvlJc w:val="left"/>
      <w:rPr>
        <w:rFonts w:ascii="Symbol" w:hAnsi="Symbol" w:hint="default"/>
      </w:rPr>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30" w15:restartNumberingAfterBreak="0">
    <w:nsid w:val="618C0930"/>
    <w:multiLevelType w:val="hybridMultilevel"/>
    <w:tmpl w:val="58E84472"/>
    <w:lvl w:ilvl="0" w:tplc="04090001">
      <w:start w:val="1"/>
      <w:numFmt w:val="bullet"/>
      <w:lvlText w:val=""/>
      <w:lvlJc w:val="left"/>
      <w:pPr>
        <w:ind w:left="720" w:hanging="360"/>
      </w:pPr>
      <w:rPr>
        <w:rFonts w:ascii="Symbol" w:hAnsi="Symbol"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FF6F6A"/>
    <w:multiLevelType w:val="hybridMultilevel"/>
    <w:tmpl w:val="E54E82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330D80"/>
    <w:multiLevelType w:val="hybridMultilevel"/>
    <w:tmpl w:val="528AF5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CC13BC"/>
    <w:multiLevelType w:val="multilevel"/>
    <w:tmpl w:val="90325480"/>
    <w:lvl w:ilvl="0">
      <w:start w:val="1"/>
      <w:numFmt w:val="bullet"/>
      <w:lvlText w:val=""/>
      <w:lvlJc w:val="left"/>
      <w:rPr>
        <w:rFonts w:ascii="Symbol" w:hAnsi="Symbol" w:hint="default"/>
      </w:rPr>
    </w:lvl>
    <w:lvl w:ilvl="1">
      <w:start w:val="1"/>
      <w:numFmt w:val="bullet"/>
      <w:lvlText w:val=""/>
      <w:lvlJc w:val="left"/>
      <w:rPr>
        <w:rFonts w:ascii="Symbol" w:hAnsi="Symbol" w:hint="default"/>
      </w:rPr>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34" w15:restartNumberingAfterBreak="0">
    <w:nsid w:val="6A0340D0"/>
    <w:multiLevelType w:val="multilevel"/>
    <w:tmpl w:val="618EEF8E"/>
    <w:lvl w:ilvl="0">
      <w:start w:val="1"/>
      <w:numFmt w:val="decimal"/>
      <w:lvlText w:val="%1."/>
      <w:legacy w:legacy="1" w:legacySpace="144" w:legacyIndent="0"/>
      <w:lvlJc w:val="left"/>
    </w:lvl>
    <w:lvl w:ilvl="1">
      <w:start w:val="1"/>
      <w:numFmt w:val="bullet"/>
      <w:lvlText w:val=""/>
      <w:lvlJc w:val="left"/>
      <w:rPr>
        <w:rFonts w:ascii="Symbol" w:hAnsi="Symbol" w:hint="default"/>
      </w:rPr>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35" w15:restartNumberingAfterBreak="0">
    <w:nsid w:val="6DEE23FC"/>
    <w:multiLevelType w:val="multilevel"/>
    <w:tmpl w:val="677A140C"/>
    <w:lvl w:ilvl="0">
      <w:start w:val="1"/>
      <w:numFmt w:val="decimal"/>
      <w:lvlText w:val="%1."/>
      <w:legacy w:legacy="1" w:legacySpace="144" w:legacyIndent="0"/>
      <w:lvlJc w:val="left"/>
    </w:lvl>
    <w:lvl w:ilvl="1">
      <w:start w:val="1"/>
      <w:numFmt w:val="bullet"/>
      <w:lvlText w:val=""/>
      <w:lvlJc w:val="left"/>
      <w:rPr>
        <w:rFonts w:ascii="Symbol" w:hAnsi="Symbol" w:hint="default"/>
      </w:rPr>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36" w15:restartNumberingAfterBreak="0">
    <w:nsid w:val="700C5416"/>
    <w:multiLevelType w:val="hybridMultilevel"/>
    <w:tmpl w:val="1890C4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8D3BF2"/>
    <w:multiLevelType w:val="multilevel"/>
    <w:tmpl w:val="064E2CA4"/>
    <w:lvl w:ilvl="0">
      <w:start w:val="1"/>
      <w:numFmt w:val="decimal"/>
      <w:lvlText w:val="%1."/>
      <w:legacy w:legacy="1" w:legacySpace="144" w:legacyIndent="0"/>
      <w:lvlJc w:val="left"/>
    </w:lvl>
    <w:lvl w:ilvl="1">
      <w:start w:val="1"/>
      <w:numFmt w:val="bullet"/>
      <w:lvlText w:val=""/>
      <w:lvlJc w:val="left"/>
      <w:rPr>
        <w:rFonts w:ascii="Symbol" w:hAnsi="Symbol" w:hint="default"/>
      </w:rPr>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38" w15:restartNumberingAfterBreak="0">
    <w:nsid w:val="77B7006A"/>
    <w:multiLevelType w:val="hybridMultilevel"/>
    <w:tmpl w:val="42FE98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D30228"/>
    <w:multiLevelType w:val="multilevel"/>
    <w:tmpl w:val="B75E2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3B28BB"/>
    <w:multiLevelType w:val="hybridMultilevel"/>
    <w:tmpl w:val="803298A6"/>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17"/>
  </w:num>
  <w:num w:numId="3">
    <w:abstractNumId w:val="23"/>
  </w:num>
  <w:num w:numId="4">
    <w:abstractNumId w:val="2"/>
  </w:num>
  <w:num w:numId="5">
    <w:abstractNumId w:val="36"/>
  </w:num>
  <w:num w:numId="6">
    <w:abstractNumId w:val="12"/>
  </w:num>
  <w:num w:numId="7">
    <w:abstractNumId w:val="32"/>
  </w:num>
  <w:num w:numId="8">
    <w:abstractNumId w:val="38"/>
  </w:num>
  <w:num w:numId="9">
    <w:abstractNumId w:val="8"/>
  </w:num>
  <w:num w:numId="10">
    <w:abstractNumId w:val="1"/>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11"/>
  </w:num>
  <w:num w:numId="14">
    <w:abstractNumId w:val="39"/>
  </w:num>
  <w:num w:numId="15">
    <w:abstractNumId w:val="10"/>
  </w:num>
  <w:num w:numId="16">
    <w:abstractNumId w:val="37"/>
  </w:num>
  <w:num w:numId="17">
    <w:abstractNumId w:val="19"/>
  </w:num>
  <w:num w:numId="18">
    <w:abstractNumId w:val="9"/>
  </w:num>
  <w:num w:numId="19">
    <w:abstractNumId w:val="34"/>
  </w:num>
  <w:num w:numId="20">
    <w:abstractNumId w:val="35"/>
  </w:num>
  <w:num w:numId="21">
    <w:abstractNumId w:val="13"/>
  </w:num>
  <w:num w:numId="22">
    <w:abstractNumId w:val="14"/>
  </w:num>
  <w:num w:numId="23">
    <w:abstractNumId w:val="0"/>
  </w:num>
  <w:num w:numId="24">
    <w:abstractNumId w:val="24"/>
  </w:num>
  <w:num w:numId="25">
    <w:abstractNumId w:val="7"/>
  </w:num>
  <w:num w:numId="26">
    <w:abstractNumId w:val="29"/>
  </w:num>
  <w:num w:numId="27">
    <w:abstractNumId w:val="6"/>
  </w:num>
  <w:num w:numId="28">
    <w:abstractNumId w:val="16"/>
  </w:num>
  <w:num w:numId="29">
    <w:abstractNumId w:val="4"/>
  </w:num>
  <w:num w:numId="30">
    <w:abstractNumId w:val="26"/>
  </w:num>
  <w:num w:numId="31">
    <w:abstractNumId w:val="25"/>
  </w:num>
  <w:num w:numId="32">
    <w:abstractNumId w:val="15"/>
  </w:num>
  <w:num w:numId="33">
    <w:abstractNumId w:val="33"/>
  </w:num>
  <w:num w:numId="34">
    <w:abstractNumId w:val="21"/>
  </w:num>
  <w:num w:numId="35">
    <w:abstractNumId w:val="5"/>
  </w:num>
  <w:num w:numId="36">
    <w:abstractNumId w:val="30"/>
  </w:num>
  <w:num w:numId="37">
    <w:abstractNumId w:val="28"/>
  </w:num>
  <w:num w:numId="38">
    <w:abstractNumId w:val="20"/>
  </w:num>
  <w:num w:numId="39">
    <w:abstractNumId w:val="40"/>
  </w:num>
  <w:num w:numId="40">
    <w:abstractNumId w:val="22"/>
  </w:num>
  <w:num w:numId="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40F4"/>
    <w:rsid w:val="00081E43"/>
    <w:rsid w:val="000D7479"/>
    <w:rsid w:val="000F4263"/>
    <w:rsid w:val="001145D4"/>
    <w:rsid w:val="001340F4"/>
    <w:rsid w:val="0018201D"/>
    <w:rsid w:val="00195402"/>
    <w:rsid w:val="001B6474"/>
    <w:rsid w:val="001D2FAE"/>
    <w:rsid w:val="001F5199"/>
    <w:rsid w:val="00204BA0"/>
    <w:rsid w:val="0024030C"/>
    <w:rsid w:val="002411F5"/>
    <w:rsid w:val="00252704"/>
    <w:rsid w:val="002533FA"/>
    <w:rsid w:val="00276BBE"/>
    <w:rsid w:val="002801CB"/>
    <w:rsid w:val="00323C9B"/>
    <w:rsid w:val="00330CC9"/>
    <w:rsid w:val="00352C30"/>
    <w:rsid w:val="00377377"/>
    <w:rsid w:val="003C2DCE"/>
    <w:rsid w:val="003F1E16"/>
    <w:rsid w:val="00403C05"/>
    <w:rsid w:val="004075A5"/>
    <w:rsid w:val="0042125E"/>
    <w:rsid w:val="0047391E"/>
    <w:rsid w:val="00474B6C"/>
    <w:rsid w:val="004A1200"/>
    <w:rsid w:val="004F4477"/>
    <w:rsid w:val="004F6E30"/>
    <w:rsid w:val="00501791"/>
    <w:rsid w:val="00535B4D"/>
    <w:rsid w:val="00551C48"/>
    <w:rsid w:val="00580AA6"/>
    <w:rsid w:val="0059375D"/>
    <w:rsid w:val="0059525E"/>
    <w:rsid w:val="005A3650"/>
    <w:rsid w:val="005A3A5F"/>
    <w:rsid w:val="005B7499"/>
    <w:rsid w:val="0060442D"/>
    <w:rsid w:val="00615DCF"/>
    <w:rsid w:val="0061709D"/>
    <w:rsid w:val="00641B55"/>
    <w:rsid w:val="00676809"/>
    <w:rsid w:val="0068231C"/>
    <w:rsid w:val="006857A6"/>
    <w:rsid w:val="00726769"/>
    <w:rsid w:val="00746607"/>
    <w:rsid w:val="00770855"/>
    <w:rsid w:val="007B2780"/>
    <w:rsid w:val="007E2C8B"/>
    <w:rsid w:val="007F5863"/>
    <w:rsid w:val="00857F6A"/>
    <w:rsid w:val="0090196B"/>
    <w:rsid w:val="0093022E"/>
    <w:rsid w:val="009349E3"/>
    <w:rsid w:val="009359C6"/>
    <w:rsid w:val="009522D5"/>
    <w:rsid w:val="0096285A"/>
    <w:rsid w:val="00981C2E"/>
    <w:rsid w:val="009A4A38"/>
    <w:rsid w:val="00A0116E"/>
    <w:rsid w:val="00A87C59"/>
    <w:rsid w:val="00AC39F5"/>
    <w:rsid w:val="00B35E86"/>
    <w:rsid w:val="00B47BB3"/>
    <w:rsid w:val="00B50126"/>
    <w:rsid w:val="00B61295"/>
    <w:rsid w:val="00B861BF"/>
    <w:rsid w:val="00BB4669"/>
    <w:rsid w:val="00C15158"/>
    <w:rsid w:val="00C3412F"/>
    <w:rsid w:val="00C57BC7"/>
    <w:rsid w:val="00CB6DE3"/>
    <w:rsid w:val="00CB77D9"/>
    <w:rsid w:val="00CD75A0"/>
    <w:rsid w:val="00D267D6"/>
    <w:rsid w:val="00D30E09"/>
    <w:rsid w:val="00D332CC"/>
    <w:rsid w:val="00D5326A"/>
    <w:rsid w:val="00D70A4F"/>
    <w:rsid w:val="00D975CF"/>
    <w:rsid w:val="00E467DC"/>
    <w:rsid w:val="00E60834"/>
    <w:rsid w:val="00E67804"/>
    <w:rsid w:val="00E853E0"/>
    <w:rsid w:val="00E85D52"/>
    <w:rsid w:val="00E912AB"/>
    <w:rsid w:val="00EC3638"/>
    <w:rsid w:val="00EF3C40"/>
    <w:rsid w:val="00F121B9"/>
    <w:rsid w:val="00F4136B"/>
    <w:rsid w:val="00F441A7"/>
    <w:rsid w:val="00FA5619"/>
    <w:rsid w:val="00FE0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CD9490"/>
  <w15:docId w15:val="{10F0174E-C205-487D-901B-3AF30886F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40F4"/>
    <w:pPr>
      <w:autoSpaceDE w:val="0"/>
      <w:autoSpaceDN w:val="0"/>
      <w:spacing w:after="120"/>
      <w:jc w:val="both"/>
    </w:pPr>
    <w:rPr>
      <w:rFonts w:ascii="Times New Roman" w:eastAsia="Times New Roman" w:hAnsi="Times New Roman" w:cs="Times New Roman"/>
      <w:sz w:val="22"/>
      <w:szCs w:val="22"/>
    </w:rPr>
  </w:style>
  <w:style w:type="paragraph" w:styleId="Heading1">
    <w:name w:val="heading 1"/>
    <w:basedOn w:val="Normal"/>
    <w:next w:val="Normal"/>
    <w:link w:val="Heading1Char"/>
    <w:autoRedefine/>
    <w:qFormat/>
    <w:rsid w:val="001340F4"/>
    <w:pPr>
      <w:pageBreakBefore/>
      <w:numPr>
        <w:numId w:val="12"/>
      </w:numPr>
      <w:pBdr>
        <w:bottom w:val="single" w:sz="36" w:space="3" w:color="808080"/>
      </w:pBdr>
      <w:spacing w:after="240"/>
      <w:jc w:val="left"/>
      <w:outlineLvl w:val="0"/>
    </w:pPr>
    <w:rPr>
      <w:rFonts w:ascii="Book Antiqua" w:hAnsi="Book Antiqua" w:cs="Arial"/>
      <w:bCs/>
      <w:smallCaps/>
      <w:noProof/>
      <w:sz w:val="32"/>
      <w:szCs w:val="32"/>
    </w:rPr>
  </w:style>
  <w:style w:type="paragraph" w:styleId="Heading2">
    <w:name w:val="heading 2"/>
    <w:basedOn w:val="Normal"/>
    <w:next w:val="Normal"/>
    <w:link w:val="Heading2Char"/>
    <w:autoRedefine/>
    <w:qFormat/>
    <w:rsid w:val="00204BA0"/>
    <w:pPr>
      <w:keepNext/>
      <w:numPr>
        <w:ilvl w:val="1"/>
        <w:numId w:val="32"/>
      </w:numPr>
      <w:spacing w:before="240"/>
      <w:jc w:val="left"/>
      <w:outlineLvl w:val="1"/>
    </w:pPr>
    <w:rPr>
      <w:rFonts w:ascii="Book Antiqua" w:hAnsi="Book Antiqua" w:cs="Arial"/>
      <w:b/>
      <w:bCs/>
      <w:noProof/>
      <w:sz w:val="28"/>
      <w:szCs w:val="28"/>
    </w:rPr>
  </w:style>
  <w:style w:type="paragraph" w:styleId="Heading3">
    <w:name w:val="heading 3"/>
    <w:basedOn w:val="Normal"/>
    <w:next w:val="Normal"/>
    <w:link w:val="Heading3Char"/>
    <w:qFormat/>
    <w:rsid w:val="001340F4"/>
    <w:pPr>
      <w:keepNext/>
      <w:numPr>
        <w:ilvl w:val="2"/>
        <w:numId w:val="12"/>
      </w:numPr>
      <w:spacing w:before="240"/>
      <w:jc w:val="left"/>
      <w:outlineLvl w:val="2"/>
    </w:pPr>
    <w:rPr>
      <w:rFonts w:ascii="Arial" w:hAnsi="Arial" w:cs="Arial"/>
      <w:b/>
      <w:bCs/>
      <w:noProof/>
      <w:sz w:val="20"/>
      <w:szCs w:val="24"/>
    </w:rPr>
  </w:style>
  <w:style w:type="paragraph" w:styleId="Heading4">
    <w:name w:val="heading 4"/>
    <w:basedOn w:val="Normal"/>
    <w:next w:val="Normal"/>
    <w:link w:val="Heading4Char"/>
    <w:qFormat/>
    <w:rsid w:val="001340F4"/>
    <w:pPr>
      <w:keepNext/>
      <w:numPr>
        <w:ilvl w:val="3"/>
        <w:numId w:val="12"/>
      </w:numPr>
      <w:spacing w:before="120" w:after="0"/>
      <w:jc w:val="left"/>
      <w:outlineLvl w:val="3"/>
    </w:pPr>
    <w:rPr>
      <w:rFonts w:ascii="Arial" w:hAnsi="Arial" w:cs="Arial"/>
      <w:b/>
      <w:bCs/>
      <w:noProof/>
    </w:rPr>
  </w:style>
  <w:style w:type="paragraph" w:styleId="Heading5">
    <w:name w:val="heading 5"/>
    <w:basedOn w:val="Normal"/>
    <w:next w:val="Normal"/>
    <w:link w:val="Heading5Char"/>
    <w:qFormat/>
    <w:rsid w:val="001340F4"/>
    <w:pPr>
      <w:keepNext/>
      <w:numPr>
        <w:ilvl w:val="4"/>
        <w:numId w:val="12"/>
      </w:numPr>
      <w:spacing w:before="20" w:after="0"/>
      <w:jc w:val="left"/>
      <w:outlineLvl w:val="4"/>
    </w:pPr>
    <w:rPr>
      <w:rFonts w:ascii="Arial" w:hAnsi="Arial" w:cs="Arial"/>
      <w:smallCaps/>
      <w:noProof/>
    </w:rPr>
  </w:style>
  <w:style w:type="paragraph" w:styleId="Heading6">
    <w:name w:val="heading 6"/>
    <w:basedOn w:val="Normal"/>
    <w:next w:val="Normal"/>
    <w:link w:val="Heading6Char"/>
    <w:qFormat/>
    <w:rsid w:val="001340F4"/>
    <w:pPr>
      <w:numPr>
        <w:ilvl w:val="5"/>
        <w:numId w:val="12"/>
      </w:numPr>
      <w:spacing w:before="120" w:after="60"/>
      <w:outlineLvl w:val="5"/>
    </w:pPr>
    <w:rPr>
      <w:i/>
      <w:iCs/>
    </w:rPr>
  </w:style>
  <w:style w:type="paragraph" w:styleId="Heading7">
    <w:name w:val="heading 7"/>
    <w:basedOn w:val="Normal"/>
    <w:next w:val="Normal"/>
    <w:link w:val="Heading7Char"/>
    <w:qFormat/>
    <w:rsid w:val="001340F4"/>
    <w:pPr>
      <w:numPr>
        <w:ilvl w:val="6"/>
        <w:numId w:val="12"/>
      </w:numPr>
      <w:spacing w:before="240" w:after="60"/>
      <w:outlineLvl w:val="6"/>
    </w:pPr>
    <w:rPr>
      <w:rFonts w:ascii="Arial" w:hAnsi="Arial" w:cs="Arial"/>
      <w:sz w:val="20"/>
      <w:szCs w:val="20"/>
    </w:rPr>
  </w:style>
  <w:style w:type="paragraph" w:styleId="Heading8">
    <w:name w:val="heading 8"/>
    <w:basedOn w:val="Normal"/>
    <w:next w:val="Normal"/>
    <w:link w:val="Heading8Char"/>
    <w:qFormat/>
    <w:rsid w:val="001340F4"/>
    <w:pPr>
      <w:numPr>
        <w:ilvl w:val="7"/>
        <w:numId w:val="12"/>
      </w:numPr>
      <w:spacing w:before="240" w:after="60"/>
      <w:outlineLvl w:val="7"/>
    </w:pPr>
    <w:rPr>
      <w:rFonts w:ascii="Arial" w:hAnsi="Arial" w:cs="Arial"/>
      <w:i/>
      <w:iCs/>
      <w:sz w:val="20"/>
      <w:szCs w:val="20"/>
    </w:rPr>
  </w:style>
  <w:style w:type="paragraph" w:styleId="Heading9">
    <w:name w:val="heading 9"/>
    <w:basedOn w:val="Normal"/>
    <w:next w:val="Normal"/>
    <w:link w:val="Heading9Char"/>
    <w:qFormat/>
    <w:rsid w:val="001340F4"/>
    <w:pPr>
      <w:numPr>
        <w:ilvl w:val="8"/>
        <w:numId w:val="12"/>
      </w:num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340F4"/>
    <w:rPr>
      <w:rFonts w:ascii="Book Antiqua" w:eastAsia="Times New Roman" w:hAnsi="Book Antiqua" w:cs="Arial"/>
      <w:bCs/>
      <w:smallCaps/>
      <w:noProof/>
      <w:sz w:val="32"/>
      <w:szCs w:val="32"/>
    </w:rPr>
  </w:style>
  <w:style w:type="character" w:customStyle="1" w:styleId="Heading2Char">
    <w:name w:val="Heading 2 Char"/>
    <w:basedOn w:val="DefaultParagraphFont"/>
    <w:link w:val="Heading2"/>
    <w:rsid w:val="00204BA0"/>
    <w:rPr>
      <w:rFonts w:ascii="Book Antiqua" w:eastAsia="Times New Roman" w:hAnsi="Book Antiqua" w:cs="Arial"/>
      <w:b/>
      <w:bCs/>
      <w:noProof/>
      <w:sz w:val="28"/>
      <w:szCs w:val="28"/>
    </w:rPr>
  </w:style>
  <w:style w:type="character" w:customStyle="1" w:styleId="Heading3Char">
    <w:name w:val="Heading 3 Char"/>
    <w:basedOn w:val="DefaultParagraphFont"/>
    <w:link w:val="Heading3"/>
    <w:rsid w:val="001340F4"/>
    <w:rPr>
      <w:rFonts w:ascii="Arial" w:eastAsia="Times New Roman" w:hAnsi="Arial" w:cs="Arial"/>
      <w:b/>
      <w:bCs/>
      <w:noProof/>
      <w:sz w:val="20"/>
    </w:rPr>
  </w:style>
  <w:style w:type="character" w:customStyle="1" w:styleId="Heading4Char">
    <w:name w:val="Heading 4 Char"/>
    <w:basedOn w:val="DefaultParagraphFont"/>
    <w:link w:val="Heading4"/>
    <w:rsid w:val="001340F4"/>
    <w:rPr>
      <w:rFonts w:ascii="Arial" w:eastAsia="Times New Roman" w:hAnsi="Arial" w:cs="Arial"/>
      <w:b/>
      <w:bCs/>
      <w:noProof/>
      <w:sz w:val="22"/>
      <w:szCs w:val="22"/>
    </w:rPr>
  </w:style>
  <w:style w:type="character" w:customStyle="1" w:styleId="Heading5Char">
    <w:name w:val="Heading 5 Char"/>
    <w:basedOn w:val="DefaultParagraphFont"/>
    <w:link w:val="Heading5"/>
    <w:rsid w:val="001340F4"/>
    <w:rPr>
      <w:rFonts w:ascii="Arial" w:eastAsia="Times New Roman" w:hAnsi="Arial" w:cs="Arial"/>
      <w:smallCaps/>
      <w:noProof/>
      <w:sz w:val="22"/>
      <w:szCs w:val="22"/>
    </w:rPr>
  </w:style>
  <w:style w:type="character" w:customStyle="1" w:styleId="Heading6Char">
    <w:name w:val="Heading 6 Char"/>
    <w:basedOn w:val="DefaultParagraphFont"/>
    <w:link w:val="Heading6"/>
    <w:rsid w:val="001340F4"/>
    <w:rPr>
      <w:rFonts w:ascii="Times New Roman" w:eastAsia="Times New Roman" w:hAnsi="Times New Roman" w:cs="Times New Roman"/>
      <w:i/>
      <w:iCs/>
      <w:sz w:val="22"/>
      <w:szCs w:val="22"/>
    </w:rPr>
  </w:style>
  <w:style w:type="character" w:customStyle="1" w:styleId="Heading7Char">
    <w:name w:val="Heading 7 Char"/>
    <w:basedOn w:val="DefaultParagraphFont"/>
    <w:link w:val="Heading7"/>
    <w:rsid w:val="001340F4"/>
    <w:rPr>
      <w:rFonts w:ascii="Arial" w:eastAsia="Times New Roman" w:hAnsi="Arial" w:cs="Arial"/>
      <w:sz w:val="20"/>
      <w:szCs w:val="20"/>
    </w:rPr>
  </w:style>
  <w:style w:type="character" w:customStyle="1" w:styleId="Heading8Char">
    <w:name w:val="Heading 8 Char"/>
    <w:basedOn w:val="DefaultParagraphFont"/>
    <w:link w:val="Heading8"/>
    <w:rsid w:val="001340F4"/>
    <w:rPr>
      <w:rFonts w:ascii="Arial" w:eastAsia="Times New Roman" w:hAnsi="Arial" w:cs="Arial"/>
      <w:i/>
      <w:iCs/>
      <w:sz w:val="20"/>
      <w:szCs w:val="20"/>
    </w:rPr>
  </w:style>
  <w:style w:type="character" w:customStyle="1" w:styleId="Heading9Char">
    <w:name w:val="Heading 9 Char"/>
    <w:basedOn w:val="DefaultParagraphFont"/>
    <w:link w:val="Heading9"/>
    <w:rsid w:val="001340F4"/>
    <w:rPr>
      <w:rFonts w:ascii="Arial" w:eastAsia="Times New Roman" w:hAnsi="Arial" w:cs="Arial"/>
      <w:b/>
      <w:bCs/>
      <w:i/>
      <w:iCs/>
      <w:sz w:val="18"/>
      <w:szCs w:val="18"/>
    </w:rPr>
  </w:style>
  <w:style w:type="paragraph" w:styleId="Footer">
    <w:name w:val="footer"/>
    <w:basedOn w:val="Normal"/>
    <w:link w:val="FooterChar"/>
    <w:uiPriority w:val="99"/>
    <w:rsid w:val="001340F4"/>
    <w:pPr>
      <w:tabs>
        <w:tab w:val="center" w:pos="4320"/>
        <w:tab w:val="right" w:pos="8280"/>
      </w:tabs>
      <w:spacing w:after="0"/>
    </w:pPr>
    <w:rPr>
      <w:sz w:val="18"/>
      <w:szCs w:val="18"/>
    </w:rPr>
  </w:style>
  <w:style w:type="character" w:customStyle="1" w:styleId="FooterChar">
    <w:name w:val="Footer Char"/>
    <w:basedOn w:val="DefaultParagraphFont"/>
    <w:link w:val="Footer"/>
    <w:uiPriority w:val="99"/>
    <w:rsid w:val="001340F4"/>
    <w:rPr>
      <w:rFonts w:ascii="Times New Roman" w:eastAsia="Times New Roman" w:hAnsi="Times New Roman" w:cs="Times New Roman"/>
      <w:sz w:val="18"/>
      <w:szCs w:val="18"/>
    </w:rPr>
  </w:style>
  <w:style w:type="paragraph" w:styleId="TOC1">
    <w:name w:val="toc 1"/>
    <w:basedOn w:val="Normal"/>
    <w:next w:val="Normal"/>
    <w:autoRedefine/>
    <w:uiPriority w:val="39"/>
    <w:rsid w:val="001340F4"/>
    <w:pPr>
      <w:spacing w:before="120"/>
      <w:jc w:val="left"/>
    </w:pPr>
    <w:rPr>
      <w:rFonts w:asciiTheme="minorHAnsi" w:hAnsiTheme="minorHAnsi" w:cstheme="minorHAnsi"/>
      <w:b/>
      <w:bCs/>
      <w:caps/>
      <w:sz w:val="20"/>
      <w:szCs w:val="20"/>
    </w:rPr>
  </w:style>
  <w:style w:type="paragraph" w:styleId="TOC2">
    <w:name w:val="toc 2"/>
    <w:basedOn w:val="Normal"/>
    <w:next w:val="Normal"/>
    <w:autoRedefine/>
    <w:uiPriority w:val="39"/>
    <w:rsid w:val="001340F4"/>
    <w:pPr>
      <w:spacing w:after="0"/>
      <w:ind w:left="220"/>
      <w:jc w:val="left"/>
    </w:pPr>
    <w:rPr>
      <w:rFonts w:asciiTheme="minorHAnsi" w:hAnsiTheme="minorHAnsi" w:cstheme="minorHAnsi"/>
      <w:smallCaps/>
      <w:sz w:val="20"/>
      <w:szCs w:val="20"/>
    </w:rPr>
  </w:style>
  <w:style w:type="paragraph" w:styleId="TOC3">
    <w:name w:val="toc 3"/>
    <w:basedOn w:val="Normal"/>
    <w:next w:val="Normal"/>
    <w:autoRedefine/>
    <w:uiPriority w:val="39"/>
    <w:rsid w:val="001340F4"/>
    <w:pPr>
      <w:spacing w:after="0"/>
      <w:ind w:left="440"/>
      <w:jc w:val="left"/>
    </w:pPr>
    <w:rPr>
      <w:rFonts w:asciiTheme="minorHAnsi" w:hAnsiTheme="minorHAnsi" w:cstheme="minorHAnsi"/>
      <w:i/>
      <w:iCs/>
      <w:sz w:val="20"/>
      <w:szCs w:val="20"/>
    </w:rPr>
  </w:style>
  <w:style w:type="paragraph" w:customStyle="1" w:styleId="Comment">
    <w:name w:val="Comment"/>
    <w:basedOn w:val="Normal"/>
    <w:rsid w:val="001340F4"/>
    <w:rPr>
      <w:i/>
      <w:iCs/>
      <w:color w:val="000080"/>
      <w:sz w:val="20"/>
    </w:rPr>
  </w:style>
  <w:style w:type="paragraph" w:customStyle="1" w:styleId="Heading1-FormatOnly">
    <w:name w:val="Heading 1 - Format Only"/>
    <w:basedOn w:val="Heading1"/>
    <w:rsid w:val="001340F4"/>
    <w:pPr>
      <w:numPr>
        <w:numId w:val="0"/>
      </w:numPr>
      <w:ind w:left="432" w:hanging="432"/>
      <w:outlineLvl w:val="9"/>
    </w:pPr>
  </w:style>
  <w:style w:type="character" w:styleId="Hyperlink">
    <w:name w:val="Hyperlink"/>
    <w:basedOn w:val="DefaultParagraphFont"/>
    <w:uiPriority w:val="99"/>
    <w:rsid w:val="001340F4"/>
    <w:rPr>
      <w:color w:val="0000FF"/>
      <w:u w:val="single"/>
    </w:rPr>
  </w:style>
  <w:style w:type="paragraph" w:styleId="BalloonText">
    <w:name w:val="Balloon Text"/>
    <w:basedOn w:val="Normal"/>
    <w:link w:val="BalloonTextChar"/>
    <w:uiPriority w:val="99"/>
    <w:semiHidden/>
    <w:unhideWhenUsed/>
    <w:rsid w:val="001340F4"/>
    <w:pPr>
      <w:spacing w:after="0"/>
    </w:pPr>
    <w:rPr>
      <w:rFonts w:ascii="Helvetica" w:hAnsi="Helvetica"/>
      <w:sz w:val="18"/>
      <w:szCs w:val="18"/>
    </w:rPr>
  </w:style>
  <w:style w:type="character" w:customStyle="1" w:styleId="BalloonTextChar">
    <w:name w:val="Balloon Text Char"/>
    <w:basedOn w:val="DefaultParagraphFont"/>
    <w:link w:val="BalloonText"/>
    <w:uiPriority w:val="99"/>
    <w:semiHidden/>
    <w:rsid w:val="001340F4"/>
    <w:rPr>
      <w:rFonts w:ascii="Helvetica" w:eastAsia="Times New Roman" w:hAnsi="Helvetica" w:cs="Times New Roman"/>
      <w:sz w:val="18"/>
      <w:szCs w:val="18"/>
    </w:rPr>
  </w:style>
  <w:style w:type="paragraph" w:styleId="ListParagraph">
    <w:name w:val="List Paragraph"/>
    <w:basedOn w:val="Normal"/>
    <w:uiPriority w:val="34"/>
    <w:qFormat/>
    <w:rsid w:val="00726769"/>
    <w:pPr>
      <w:ind w:left="720"/>
      <w:contextualSpacing/>
    </w:pPr>
  </w:style>
  <w:style w:type="paragraph" w:styleId="Header">
    <w:name w:val="header"/>
    <w:basedOn w:val="Normal"/>
    <w:link w:val="HeaderChar"/>
    <w:uiPriority w:val="99"/>
    <w:unhideWhenUsed/>
    <w:rsid w:val="0061709D"/>
    <w:pPr>
      <w:tabs>
        <w:tab w:val="center" w:pos="4680"/>
        <w:tab w:val="right" w:pos="9360"/>
      </w:tabs>
      <w:spacing w:after="0"/>
    </w:pPr>
  </w:style>
  <w:style w:type="character" w:customStyle="1" w:styleId="HeaderChar">
    <w:name w:val="Header Char"/>
    <w:basedOn w:val="DefaultParagraphFont"/>
    <w:link w:val="Header"/>
    <w:uiPriority w:val="99"/>
    <w:rsid w:val="0061709D"/>
    <w:rPr>
      <w:rFonts w:ascii="Times New Roman" w:eastAsia="Times New Roman" w:hAnsi="Times New Roman" w:cs="Times New Roman"/>
      <w:sz w:val="22"/>
      <w:szCs w:val="22"/>
    </w:rPr>
  </w:style>
  <w:style w:type="character" w:styleId="PageNumber">
    <w:name w:val="page number"/>
    <w:basedOn w:val="DefaultParagraphFont"/>
    <w:uiPriority w:val="99"/>
    <w:semiHidden/>
    <w:unhideWhenUsed/>
    <w:rsid w:val="005A3650"/>
  </w:style>
  <w:style w:type="character" w:customStyle="1" w:styleId="apple-converted-space">
    <w:name w:val="apple-converted-space"/>
    <w:basedOn w:val="DefaultParagraphFont"/>
    <w:rsid w:val="00A87C59"/>
  </w:style>
  <w:style w:type="paragraph" w:styleId="NormalWeb">
    <w:name w:val="Normal (Web)"/>
    <w:basedOn w:val="Normal"/>
    <w:uiPriority w:val="99"/>
    <w:unhideWhenUsed/>
    <w:rsid w:val="003C2DCE"/>
    <w:pPr>
      <w:autoSpaceDE/>
      <w:autoSpaceDN/>
      <w:spacing w:before="100" w:beforeAutospacing="1" w:after="100" w:afterAutospacing="1"/>
      <w:jc w:val="left"/>
    </w:pPr>
    <w:rPr>
      <w:sz w:val="24"/>
      <w:szCs w:val="24"/>
    </w:rPr>
  </w:style>
  <w:style w:type="character" w:styleId="Strong">
    <w:name w:val="Strong"/>
    <w:basedOn w:val="DefaultParagraphFont"/>
    <w:uiPriority w:val="22"/>
    <w:qFormat/>
    <w:rsid w:val="000D7479"/>
    <w:rPr>
      <w:b/>
      <w:bCs/>
    </w:rPr>
  </w:style>
  <w:style w:type="character" w:styleId="HTMLCode">
    <w:name w:val="HTML Code"/>
    <w:basedOn w:val="DefaultParagraphFont"/>
    <w:uiPriority w:val="99"/>
    <w:semiHidden/>
    <w:unhideWhenUsed/>
    <w:rsid w:val="004212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52940">
      <w:bodyDiv w:val="1"/>
      <w:marLeft w:val="0"/>
      <w:marRight w:val="0"/>
      <w:marTop w:val="0"/>
      <w:marBottom w:val="0"/>
      <w:divBdr>
        <w:top w:val="none" w:sz="0" w:space="0" w:color="auto"/>
        <w:left w:val="none" w:sz="0" w:space="0" w:color="auto"/>
        <w:bottom w:val="none" w:sz="0" w:space="0" w:color="auto"/>
        <w:right w:val="none" w:sz="0" w:space="0" w:color="auto"/>
      </w:divBdr>
    </w:div>
    <w:div w:id="26300478">
      <w:bodyDiv w:val="1"/>
      <w:marLeft w:val="0"/>
      <w:marRight w:val="0"/>
      <w:marTop w:val="0"/>
      <w:marBottom w:val="0"/>
      <w:divBdr>
        <w:top w:val="none" w:sz="0" w:space="0" w:color="auto"/>
        <w:left w:val="none" w:sz="0" w:space="0" w:color="auto"/>
        <w:bottom w:val="none" w:sz="0" w:space="0" w:color="auto"/>
        <w:right w:val="none" w:sz="0" w:space="0" w:color="auto"/>
      </w:divBdr>
    </w:div>
    <w:div w:id="120661269">
      <w:bodyDiv w:val="1"/>
      <w:marLeft w:val="0"/>
      <w:marRight w:val="0"/>
      <w:marTop w:val="0"/>
      <w:marBottom w:val="0"/>
      <w:divBdr>
        <w:top w:val="none" w:sz="0" w:space="0" w:color="auto"/>
        <w:left w:val="none" w:sz="0" w:space="0" w:color="auto"/>
        <w:bottom w:val="none" w:sz="0" w:space="0" w:color="auto"/>
        <w:right w:val="none" w:sz="0" w:space="0" w:color="auto"/>
      </w:divBdr>
    </w:div>
    <w:div w:id="518004497">
      <w:bodyDiv w:val="1"/>
      <w:marLeft w:val="0"/>
      <w:marRight w:val="0"/>
      <w:marTop w:val="0"/>
      <w:marBottom w:val="0"/>
      <w:divBdr>
        <w:top w:val="none" w:sz="0" w:space="0" w:color="auto"/>
        <w:left w:val="none" w:sz="0" w:space="0" w:color="auto"/>
        <w:bottom w:val="none" w:sz="0" w:space="0" w:color="auto"/>
        <w:right w:val="none" w:sz="0" w:space="0" w:color="auto"/>
      </w:divBdr>
    </w:div>
    <w:div w:id="551231032">
      <w:bodyDiv w:val="1"/>
      <w:marLeft w:val="0"/>
      <w:marRight w:val="0"/>
      <w:marTop w:val="0"/>
      <w:marBottom w:val="0"/>
      <w:divBdr>
        <w:top w:val="none" w:sz="0" w:space="0" w:color="auto"/>
        <w:left w:val="none" w:sz="0" w:space="0" w:color="auto"/>
        <w:bottom w:val="none" w:sz="0" w:space="0" w:color="auto"/>
        <w:right w:val="none" w:sz="0" w:space="0" w:color="auto"/>
      </w:divBdr>
    </w:div>
    <w:div w:id="1426531075">
      <w:bodyDiv w:val="1"/>
      <w:marLeft w:val="0"/>
      <w:marRight w:val="0"/>
      <w:marTop w:val="0"/>
      <w:marBottom w:val="0"/>
      <w:divBdr>
        <w:top w:val="none" w:sz="0" w:space="0" w:color="auto"/>
        <w:left w:val="none" w:sz="0" w:space="0" w:color="auto"/>
        <w:bottom w:val="none" w:sz="0" w:space="0" w:color="auto"/>
        <w:right w:val="none" w:sz="0" w:space="0" w:color="auto"/>
      </w:divBdr>
    </w:div>
    <w:div w:id="1555769700">
      <w:bodyDiv w:val="1"/>
      <w:marLeft w:val="0"/>
      <w:marRight w:val="0"/>
      <w:marTop w:val="0"/>
      <w:marBottom w:val="0"/>
      <w:divBdr>
        <w:top w:val="none" w:sz="0" w:space="0" w:color="auto"/>
        <w:left w:val="none" w:sz="0" w:space="0" w:color="auto"/>
        <w:bottom w:val="none" w:sz="0" w:space="0" w:color="auto"/>
        <w:right w:val="none" w:sz="0" w:space="0" w:color="auto"/>
      </w:divBdr>
    </w:div>
    <w:div w:id="1627662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31</Pages>
  <Words>4364</Words>
  <Characters>24876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Adnan Shahzada</dc:creator>
  <cp:lastModifiedBy>Abdullah Munawar</cp:lastModifiedBy>
  <cp:revision>6</cp:revision>
  <cp:lastPrinted>2023-11-21T10:14:00Z</cp:lastPrinted>
  <dcterms:created xsi:type="dcterms:W3CDTF">2025-07-02T19:26:00Z</dcterms:created>
  <dcterms:modified xsi:type="dcterms:W3CDTF">2025-07-04T18:15:00Z</dcterms:modified>
</cp:coreProperties>
</file>